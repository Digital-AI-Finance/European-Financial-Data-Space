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b w:val="1"/>
          <w:bCs w:val="1"/>
          <w:sz w:val="56"/>
          <w:szCs w:val="56"/>
        </w:rPr>
      </w:pPr>
      <w:r w:rsidDel="00000000" w:rsidR="00000000" w:rsidRPr="00000000">
        <w:rPr>
          <w:b w:val="1"/>
          <w:bCs w:val="1"/>
          <w:sz w:val="56"/>
          <w:szCs w:val="56"/>
          <w:rtl w:val="0"/>
        </w:rPr>
        <w:t xml:space="preserve">European Financial Data Space Status</w:t>
      </w:r>
    </w:p>
    <w:p w:rsidR="00000000" w:rsidDel="00000000" w:rsidP="00000000" w:rsidRDefault="00000000" w:rsidRPr="00000000" w14:paraId="00000002">
      <w:pPr>
        <w:spacing w:after="240" w:before="240" w:line="360" w:lineRule="auto"/>
        <w:jc w:val="center"/>
        <w:rPr>
          <w:sz w:val="32"/>
          <w:szCs w:val="32"/>
        </w:rPr>
      </w:pPr>
      <w:r w:rsidDel="00000000" w:rsidR="00000000" w:rsidRPr="00000000">
        <w:rPr>
          <w:sz w:val="32"/>
          <w:szCs w:val="32"/>
          <w:rtl w:val="0"/>
        </w:rPr>
        <w:t xml:space="preserve">Coordinator: Codruța Mare</w:t>
      </w:r>
    </w:p>
    <w:p w:rsidR="00000000" w:rsidDel="00000000" w:rsidP="00000000" w:rsidRDefault="00000000" w:rsidRPr="00000000" w14:paraId="00000003">
      <w:pPr>
        <w:spacing w:after="240" w:before="240" w:line="360" w:lineRule="auto"/>
        <w:jc w:val="center"/>
        <w:rPr>
          <w:sz w:val="32"/>
          <w:szCs w:val="32"/>
        </w:rPr>
      </w:pPr>
      <w:r w:rsidDel="00000000" w:rsidR="00000000" w:rsidRPr="00000000">
        <w:rPr>
          <w:sz w:val="32"/>
          <w:szCs w:val="32"/>
          <w:rtl w:val="0"/>
        </w:rPr>
        <w:t xml:space="preserve">Authors: Siang-Li Jheng, Fulvio Raddi, Karolina Weyna</w:t>
      </w:r>
    </w:p>
    <w:p w:rsidR="00000000" w:rsidDel="00000000" w:rsidP="00000000" w:rsidRDefault="00000000" w:rsidRPr="00000000" w14:paraId="00000004">
      <w:pPr>
        <w:spacing w:after="240" w:before="240" w:line="360" w:lineRule="auto"/>
        <w:rPr/>
      </w:pPr>
      <w:r w:rsidDel="00000000" w:rsidR="00000000" w:rsidRPr="00000000">
        <w:rPr>
          <w:rtl w:val="0"/>
        </w:rPr>
        <w:t xml:space="preserve"> </w:t>
      </w:r>
    </w:p>
    <w:p w:rsidR="00000000" w:rsidDel="00000000" w:rsidP="00000000" w:rsidRDefault="00000000" w:rsidRPr="00000000" w14:paraId="00000005">
      <w:pPr>
        <w:spacing w:after="240" w:before="240" w:line="360" w:lineRule="auto"/>
        <w:rPr/>
      </w:pPr>
      <w:r w:rsidDel="00000000" w:rsidR="00000000" w:rsidRPr="00000000">
        <w:rPr>
          <w:rtl w:val="0"/>
        </w:rPr>
        <w:t xml:space="preserve"> </w:t>
      </w:r>
    </w:p>
    <w:p w:rsidR="00000000" w:rsidDel="00000000" w:rsidP="00000000" w:rsidRDefault="00000000" w:rsidRPr="00000000" w14:paraId="00000006">
      <w:pPr>
        <w:pStyle w:val="Heading1"/>
        <w:keepNext w:val="0"/>
        <w:keepLines w:val="0"/>
        <w:spacing w:before="480" w:line="360" w:lineRule="auto"/>
        <w:jc w:val="both"/>
        <w:rPr>
          <w:b w:val="1"/>
          <w:bCs w:val="1"/>
          <w:sz w:val="46"/>
          <w:szCs w:val="46"/>
        </w:rPr>
      </w:pPr>
      <w:bookmarkStart w:colFirst="0" w:colLast="0" w:name="_heading=h.ru4ny0j111mj" w:id="0"/>
      <w:bookmarkEnd w:id="0"/>
      <w:r w:rsidDel="00000000" w:rsidR="00000000" w:rsidRPr="00000000">
        <w:rPr>
          <w:b w:val="1"/>
          <w:bCs w:val="1"/>
          <w:sz w:val="46"/>
          <w:szCs w:val="46"/>
          <w:rtl w:val="0"/>
        </w:rPr>
        <w:t xml:space="preserve">Introduction</w:t>
      </w:r>
    </w:p>
    <w:p w:rsidR="00000000" w:rsidDel="00000000" w:rsidP="00000000" w:rsidRDefault="00000000" w:rsidRPr="00000000" w14:paraId="00000007">
      <w:pPr>
        <w:spacing w:after="240" w:before="240" w:line="360" w:lineRule="auto"/>
        <w:ind w:firstLine="720"/>
        <w:jc w:val="both"/>
        <w:rPr/>
      </w:pPr>
      <w:r w:rsidDel="00000000" w:rsidR="00000000" w:rsidRPr="00000000">
        <w:rPr>
          <w:rtl w:val="0"/>
        </w:rPr>
        <w:t xml:space="preserve">The European Financial Data Space (EFDS) represents a </w:t>
      </w:r>
      <w:sdt>
        <w:sdtPr>
          <w:id w:val="86519578"/>
          <w:tag w:val="goog_rdk_0"/>
        </w:sdtPr>
        <w:sdtContent>
          <w:ins w:author="Joerg Osterrieder" w:id="0" w:date="2025-12-03T19:26:17Z"/>
          <w:sdt>
            <w:sdtPr>
              <w:id w:val="-1901913726"/>
              <w:tag w:val="goog_rdk_1"/>
            </w:sdtPr>
            <w:sdtContent>
              <w:ins w:author="Joerg Osterrieder" w:id="0" w:date="2025-12-03T19:26:17Z">
                <w:r w:rsidDel="00000000" w:rsidR="00000000" w:rsidRPr="00000000">
                  <w:rPr>
                    <w:rtl w:val="0"/>
                    <w:rPrChange w:author="Joerg Osterrieder" w:id="1" w:date="2025-12-03T19:26:17Z">
                      <w:rPr/>
                    </w:rPrChange>
                  </w:rPr>
                  <w:t xml:space="preserve">significant element</w:t>
                </w:r>
              </w:ins>
            </w:sdtContent>
          </w:sdt>
          <w:ins w:author="Joerg Osterrieder" w:id="0" w:date="2025-12-03T19:26:17Z"/>
        </w:sdtContent>
      </w:sdt>
      <w:sdt>
        <w:sdtPr>
          <w:id w:val="-1322604523"/>
          <w:tag w:val="goog_rdk_2"/>
        </w:sdtPr>
        <w:sdtContent>
          <w:ins w:author="Joerg Osterrieder" w:id="2" w:date="2025-12-03T19:26:05Z">
            <w:sdt>
              <w:sdtPr>
                <w:id w:val="-176683992"/>
                <w:tag w:val="goog_rdk_3"/>
              </w:sdtPr>
              <w:sdtContent>
                <w:del w:author="Joerg Osterrieder" w:id="0" w:date="2025-12-03T19:26:17Z"/>
              </w:sdtContent>
            </w:sdt>
          </w:ins>
          <w:sdt>
            <w:sdtPr>
              <w:id w:val="-1478996454"/>
              <w:tag w:val="goog_rdk_4"/>
            </w:sdtPr>
            <w:sdtContent>
              <w:ins w:author="Joerg Osterrieder" w:id="2" w:date="2025-12-03T19:26:05Z">
                <w:del w:author="Joerg Osterrieder" w:id="0" w:date="2025-12-03T19:26:17Z">
                  <w:r w:rsidDel="00000000" w:rsidR="00000000" w:rsidRPr="00000000">
                    <w:rPr>
                      <w:rtl w:val="0"/>
                      <w:rPrChange w:author="Joerg Osterrieder" w:id="1" w:date="2025-12-03T19:26:17Z">
                        <w:rPr/>
                      </w:rPrChange>
                    </w:rPr>
                    <w:delText xml:space="preserve">signifcant</w:delText>
                  </w:r>
                </w:del>
              </w:ins>
            </w:sdtContent>
          </w:sdt>
          <w:ins w:author="Joerg Osterrieder" w:id="2" w:date="2025-12-03T19:26:05Z">
            <w:del w:author="Joerg Osterrieder" w:id="0" w:date="2025-12-03T19:26:17Z"/>
          </w:ins>
        </w:sdtContent>
      </w:sdt>
      <w:sdt>
        <w:sdtPr>
          <w:id w:val="-258285145"/>
          <w:tag w:val="goog_rdk_5"/>
        </w:sdtPr>
        <w:sdtContent>
          <w:del w:author="Joerg Osterrieder" w:id="0" w:date="2025-12-03T19:26:17Z"/>
          <w:sdt>
            <w:sdtPr>
              <w:id w:val="-739425535"/>
              <w:tag w:val="goog_rdk_6"/>
            </w:sdtPr>
            <w:sdtContent>
              <w:del w:author="Joerg Osterrieder" w:id="0" w:date="2025-12-03T19:26:17Z">
                <w:r w:rsidDel="00000000" w:rsidR="00000000" w:rsidRPr="00000000">
                  <w:rPr>
                    <w:rtl w:val="0"/>
                    <w:rPrChange w:author="Joerg Osterrieder" w:id="1" w:date="2025-12-03T19:26:17Z">
                      <w:rPr/>
                    </w:rPrChange>
                  </w:rPr>
                  <w:delText xml:space="preserve">pivotal </w:delText>
                </w:r>
              </w:del>
            </w:sdtContent>
          </w:sdt>
          <w:del w:author="Joerg Osterrieder" w:id="0" w:date="2025-12-03T19:26:17Z">
            <w:sdt>
              <w:sdtPr>
                <w:id w:val="1981500653"/>
                <w:tag w:val="goog_rdk_7"/>
              </w:sdtPr>
              <w:sdtContent>
                <w:r w:rsidDel="00000000" w:rsidR="00000000" w:rsidRPr="00000000">
                  <w:rPr>
                    <w:rtl w:val="0"/>
                    <w:rPrChange w:author="Joerg Osterrieder" w:id="1" w:date="2025-12-03T19:26:17Z">
                      <w:rPr/>
                    </w:rPrChange>
                  </w:rPr>
                  <w:delText xml:space="preserve">element</w:delText>
                </w:r>
              </w:sdtContent>
            </w:sdt>
          </w:del>
        </w:sdtContent>
      </w:sdt>
      <w:r w:rsidDel="00000000" w:rsidR="00000000" w:rsidRPr="00000000">
        <w:rPr>
          <w:rtl w:val="0"/>
        </w:rPr>
        <w:t xml:space="preserve"> of the European Union's strategy to digitize and standardize financial data across its member states. Initially launched as part of the broader European Strategy for Data in 2020, the EFDS aims to foster innovation, transparency, and efficiency in the financial sector by providing a secure framework for the sharing of financial and sustainability-related information. As part of this vision, the European Securities and Markets Authority (ESMA) has been instrumental in leading efforts like the European Single Electronic Format (ESEF) and the upcoming European Single Access Point (ESAP), which seek to streamline access to essential data for businesses, investors, and regulators. These developments, however, are not without their challenges, including issues of data interoperability, adoption rates, data quality, and cybersecurity. Despite these hurdles, the EFDS continues to evolve, moving from conceptualization toward operationalization. </w:t>
      </w:r>
    </w:p>
    <w:p w:rsidR="00000000" w:rsidDel="00000000" w:rsidP="00000000" w:rsidRDefault="00000000" w:rsidRPr="00000000" w14:paraId="00000008">
      <w:pPr>
        <w:spacing w:after="240" w:before="240" w:line="360" w:lineRule="auto"/>
        <w:jc w:val="both"/>
        <w:rPr/>
      </w:pPr>
      <w:r w:rsidDel="00000000" w:rsidR="00000000" w:rsidRPr="00000000">
        <w:rPr>
          <w:rtl w:val="0"/>
        </w:rPr>
      </w:r>
    </w:p>
    <w:p w:rsidR="00000000" w:rsidDel="00000000" w:rsidP="00000000" w:rsidRDefault="00000000" w:rsidRPr="00000000" w14:paraId="00000009">
      <w:pPr>
        <w:pStyle w:val="Heading1"/>
        <w:keepNext w:val="0"/>
        <w:keepLines w:val="0"/>
        <w:spacing w:before="480" w:line="360" w:lineRule="auto"/>
        <w:jc w:val="both"/>
        <w:rPr>
          <w:b w:val="1"/>
          <w:bCs w:val="1"/>
          <w:sz w:val="46"/>
          <w:szCs w:val="46"/>
        </w:rPr>
      </w:pPr>
      <w:bookmarkStart w:colFirst="0" w:colLast="0" w:name="_heading=h.22p4uv6bv56y" w:id="1"/>
      <w:bookmarkEnd w:id="1"/>
      <w:r w:rsidDel="00000000" w:rsidR="00000000" w:rsidRPr="00000000">
        <w:rPr>
          <w:b w:val="1"/>
          <w:bCs w:val="1"/>
          <w:sz w:val="46"/>
          <w:szCs w:val="46"/>
          <w:rtl w:val="0"/>
        </w:rPr>
        <w:t xml:space="preserve">The Evolution and Current Status of the European Financial Data Space</w:t>
      </w:r>
    </w:p>
    <w:p w:rsidR="00000000" w:rsidDel="00000000" w:rsidP="00000000" w:rsidRDefault="00000000" w:rsidRPr="00000000" w14:paraId="0000000A">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00B">
      <w:pPr>
        <w:spacing w:after="240" w:before="240" w:line="360" w:lineRule="auto"/>
        <w:ind w:firstLine="720"/>
        <w:jc w:val="both"/>
        <w:rPr/>
      </w:pPr>
      <w:r w:rsidDel="00000000" w:rsidR="00000000" w:rsidRPr="00000000">
        <w:rPr>
          <w:rtl w:val="0"/>
        </w:rPr>
        <w:t xml:space="preserve">The concept of the EFDS originated from the broader European Strategy for Data, launched by the European Commission in February 2020. This initiative aimed to create sector-specific data spaces, including finance, to foster innovation, competitiveness, and transparency across the EU. In the financial sector, the EFDS is envisioned as a comprehensive framework to facilitate secure, standardized, and efficient sharing of financial information among companies, investors, regulators, and the public.</w:t>
      </w:r>
    </w:p>
    <w:p w:rsidR="00000000" w:rsidDel="00000000" w:rsidP="00000000" w:rsidRDefault="00000000" w:rsidRPr="00000000" w14:paraId="0000000C">
      <w:pPr>
        <w:spacing w:after="240" w:before="240" w:line="360" w:lineRule="auto"/>
        <w:ind w:firstLine="720"/>
        <w:jc w:val="both"/>
        <w:rPr/>
      </w:pPr>
      <w:r w:rsidDel="00000000" w:rsidR="00000000" w:rsidRPr="00000000">
        <w:rPr>
          <w:rtl w:val="0"/>
        </w:rPr>
        <w:t xml:space="preserve">Finance was selected early as a priority sector because financial data are central to supervision, capital allocation, consumer services and innovation, and because existing rules (for example on payments) had shown both the benefits and the limits of piecemeal data opening. The Commission established an Expert Group to advise on a Financial Data Space. That Expert Group reported in October 2022 with a practical definition of “open finance” use cases and technical needs, and the Commission used that report as a foundation for a legislative initiative to create a regulated framework for financial data access. The Commission’s “Financial Data Access” proposal (often referred to as FIDA in Commission documents) and the European Single Access Point (ESAP) concept came out of this structured policy sequence and expert advice.</w:t>
      </w:r>
    </w:p>
    <w:p w:rsidR="00000000" w:rsidDel="00000000" w:rsidP="00000000" w:rsidRDefault="00000000" w:rsidRPr="00000000" w14:paraId="0000000D">
      <w:pPr>
        <w:spacing w:after="240" w:before="240" w:line="360" w:lineRule="auto"/>
        <w:ind w:firstLine="720"/>
        <w:jc w:val="both"/>
        <w:rPr/>
      </w:pPr>
      <w:r w:rsidDel="00000000" w:rsidR="00000000" w:rsidRPr="00000000">
        <w:rPr>
          <w:rtl w:val="0"/>
        </w:rPr>
        <w:t xml:space="preserve">Early developments focused on addressing the fragmentation of financial data sources and the lack of harmonized formats, which historically made cross-border financial analysis within Europe complex and costly. To address these challenges, institutions such as the European Securities and Markets Authority (ESMA), the European Banking Authority (EBA), and the European Insurance and Occupational Pensions Authority (EIOPA) started working closely to promote data standardization. A significant milestone came with the introduction of the </w:t>
      </w:r>
      <w:r w:rsidDel="00000000" w:rsidR="00000000" w:rsidRPr="00000000">
        <w:rPr>
          <w:b w:val="1"/>
          <w:bCs w:val="1"/>
          <w:rtl w:val="0"/>
        </w:rPr>
        <w:t xml:space="preserve">European Single Electronic Format (ESEF)</w:t>
      </w:r>
      <w:r w:rsidDel="00000000" w:rsidR="00000000" w:rsidRPr="00000000">
        <w:rPr>
          <w:rtl w:val="0"/>
        </w:rPr>
        <w:t xml:space="preserve"> in 2019, which mandated that all issuers on EU regulated markets prepare their annual financial reports in a structured electronic format based on Inline XBRL (iXBRL) standards starting from financial year beginning January 1, 2020.</w:t>
      </w:r>
    </w:p>
    <w:p w:rsidR="00000000" w:rsidDel="00000000" w:rsidP="00000000" w:rsidRDefault="00000000" w:rsidRPr="00000000" w14:paraId="0000000E">
      <w:pPr>
        <w:spacing w:after="240" w:before="240" w:line="360" w:lineRule="auto"/>
        <w:ind w:firstLine="720"/>
        <w:jc w:val="both"/>
        <w:rPr/>
      </w:pPr>
      <w:r w:rsidDel="00000000" w:rsidR="00000000" w:rsidRPr="00000000">
        <w:rPr>
          <w:rtl w:val="0"/>
        </w:rPr>
        <w:t xml:space="preserve">Since then, efforts have accelerated. The EFDS vision has been progressively integrated into the EU’s broader initiatives like the Capital Markets Union (CMU) and the Digital Finance Strategy. A major complementary development is the creation of the </w:t>
      </w:r>
      <w:r w:rsidDel="00000000" w:rsidR="00000000" w:rsidRPr="00000000">
        <w:rPr>
          <w:b w:val="1"/>
          <w:bCs w:val="1"/>
          <w:rtl w:val="0"/>
        </w:rPr>
        <w:t xml:space="preserve">ESAP, </w:t>
      </w:r>
      <w:r w:rsidDel="00000000" w:rsidR="00000000" w:rsidRPr="00000000">
        <w:rPr>
          <w:rtl w:val="0"/>
        </w:rPr>
        <w:t xml:space="preserve">a platform set to go live in phases starting by 10 July 2027, which will act as a centralized hub for accessing publicly available financial reporting data and sustainability-related information on EU companies. Reactions of the market were positive, pointing out the impact of ESAP from different perspective, but also emphasized </w:t>
      </w:r>
      <w:sdt>
        <w:sdtPr>
          <w:id w:val="-1705515295"/>
          <w:tag w:val="goog_rdk_8"/>
        </w:sdtPr>
        <w:sdtContent>
          <w:commentRangeStart w:id="0"/>
        </w:sdtContent>
      </w:sdt>
      <w:r w:rsidDel="00000000" w:rsidR="00000000" w:rsidRPr="00000000">
        <w:rPr>
          <w:rtl w:val="0"/>
        </w:rPr>
        <w:t xml:space="preserve">some major aspects like transparency. For example, Capco highlights the impact of ESAP on financial and ESG data, stressing its potential to streamline crucial decision-making processes (</w:t>
      </w:r>
      <w:hyperlink r:id="rId9">
        <w:r w:rsidDel="00000000" w:rsidR="00000000" w:rsidRPr="00000000">
          <w:rPr>
            <w:color w:val="1155cc"/>
            <w:u w:val="single"/>
            <w:rtl w:val="0"/>
          </w:rPr>
          <w:t xml:space="preserve">Capco</w:t>
        </w:r>
      </w:hyperlink>
      <w:r w:rsidDel="00000000" w:rsidR="00000000" w:rsidRPr="00000000">
        <w:rPr>
          <w:rtl w:val="0"/>
        </w:rPr>
        <w:t xml:space="preserve">). Similarly, Matheson discusses the legal aspects and expected timelines for implementing the ESAP regulation (</w:t>
      </w:r>
      <w:hyperlink r:id="rId10">
        <w:r w:rsidDel="00000000" w:rsidR="00000000" w:rsidRPr="00000000">
          <w:rPr>
            <w:color w:val="1155cc"/>
            <w:u w:val="single"/>
            <w:rtl w:val="0"/>
          </w:rPr>
          <w:t xml:space="preserve">Matheson</w:t>
        </w:r>
      </w:hyperlink>
      <w:r w:rsidDel="00000000" w:rsidR="00000000" w:rsidRPr="00000000">
        <w:rPr>
          <w:rtl w:val="0"/>
        </w:rPr>
        <w:t xml:space="preserve">). XBRL International, focusing on technical standards, explores how the integration of structured data will enhance data accessibility for ESAP (</w:t>
      </w:r>
      <w:hyperlink r:id="rId11">
        <w:r w:rsidDel="00000000" w:rsidR="00000000" w:rsidRPr="00000000">
          <w:rPr>
            <w:color w:val="1155cc"/>
            <w:u w:val="single"/>
            <w:rtl w:val="0"/>
          </w:rPr>
          <w:t xml:space="preserve">XBRL International</w:t>
        </w:r>
      </w:hyperlink>
      <w:r w:rsidDel="00000000" w:rsidR="00000000" w:rsidRPr="00000000">
        <w:rPr>
          <w:rtl w:val="0"/>
        </w:rPr>
        <w:t xml:space="preserve">). Société Générale’s Securities Services division outlines ESAP's role in providing EU-wide access to financial and non-financial information (</w:t>
      </w:r>
      <w:hyperlink r:id="rId12">
        <w:r w:rsidDel="00000000" w:rsidR="00000000" w:rsidRPr="00000000">
          <w:rPr>
            <w:color w:val="1155cc"/>
            <w:u w:val="single"/>
            <w:rtl w:val="0"/>
          </w:rPr>
          <w:t xml:space="preserve">Société Générale</w:t>
        </w:r>
      </w:hyperlink>
      <w:r w:rsidDel="00000000" w:rsidR="00000000" w:rsidRPr="00000000">
        <w:rPr>
          <w:rtl w:val="0"/>
        </w:rPr>
        <w:t xml:space="preserve">). Herbert Smith Freehills delves into the project's implications for sustainability data, emphasizing how ESAP will help standardize and centralize ESG disclosures across the EU (</w:t>
      </w:r>
      <w:hyperlink r:id="rId13">
        <w:r w:rsidDel="00000000" w:rsidR="00000000" w:rsidRPr="00000000">
          <w:rPr>
            <w:color w:val="1155cc"/>
            <w:u w:val="single"/>
            <w:rtl w:val="0"/>
          </w:rPr>
          <w:t xml:space="preserve">Herbert Smith Freehills</w:t>
        </w:r>
      </w:hyperlink>
      <w:r w:rsidDel="00000000" w:rsidR="00000000" w:rsidRPr="00000000">
        <w:rPr>
          <w:rtl w:val="0"/>
        </w:rPr>
        <w:t xml:space="preserve">). BNP Paribas also offers a regulatory memo that details the legislative package and its impact on financial and non-financial reporting requirements through ESAP (</w:t>
      </w:r>
      <w:hyperlink r:id="rId14">
        <w:r w:rsidDel="00000000" w:rsidR="00000000" w:rsidRPr="00000000">
          <w:rPr>
            <w:color w:val="1155cc"/>
            <w:u w:val="single"/>
            <w:rtl w:val="0"/>
          </w:rPr>
          <w:t xml:space="preserve">BNP Paribas</w:t>
        </w:r>
      </w:hyperlink>
      <w:r w:rsidDel="00000000" w:rsidR="00000000" w:rsidRPr="00000000">
        <w:rPr>
          <w:rtl w:val="0"/>
        </w:rPr>
        <w:t xml:space="preserve">). Accountancy Europe highlights the importance of transparency in ESAP’s framework, particularly for auditors overseeing financial and sustainability reports (</w:t>
      </w:r>
      <w:hyperlink r:id="rId15">
        <w:r w:rsidDel="00000000" w:rsidR="00000000" w:rsidRPr="00000000">
          <w:rPr>
            <w:color w:val="1155cc"/>
            <w:u w:val="single"/>
            <w:rtl w:val="0"/>
          </w:rPr>
          <w:t xml:space="preserve">Accountancy Europe</w:t>
        </w:r>
      </w:hyperlink>
      <w:r w:rsidDel="00000000" w:rsidR="00000000" w:rsidRPr="00000000">
        <w:rPr>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F">
      <w:pPr>
        <w:spacing w:after="240" w:before="240" w:line="360" w:lineRule="auto"/>
        <w:jc w:val="both"/>
        <w:rPr/>
      </w:pPr>
      <w:r w:rsidDel="00000000" w:rsidR="00000000" w:rsidRPr="00000000">
        <w:rPr>
          <w:rtl w:val="0"/>
        </w:rPr>
        <w:t xml:space="preserve"> </w:t>
        <w:tab/>
        <w:t xml:space="preserve">The most concrete early legal achievement for the EFDS is the adoption of the ESAP Regulation. The European Parliament and the Council adopted Regulation (EU) 2023/2859, which formally tasks ESMA with creating and operating a European Single Access Point providing centralised access to publicly available information relevant to financial services, capital markets and sustainability. That Regulation sets the deadline by which ESAP must be operational and prescribes the extractability, metadata and security requirements that ESMA must apply when collecting and publishing data. </w:t>
      </w:r>
    </w:p>
    <w:p w:rsidR="00000000" w:rsidDel="00000000" w:rsidP="00000000" w:rsidRDefault="00000000" w:rsidRPr="00000000" w14:paraId="00000010">
      <w:pPr>
        <w:spacing w:after="240" w:before="240" w:line="360" w:lineRule="auto"/>
        <w:ind w:firstLine="720"/>
        <w:jc w:val="both"/>
        <w:rPr/>
      </w:pPr>
      <w:r w:rsidDel="00000000" w:rsidR="00000000" w:rsidRPr="00000000">
        <w:rPr>
          <w:rtl w:val="0"/>
        </w:rPr>
        <w:t xml:space="preserve">In parallel, the Commission completed the Expert Group’s report on open finance and in June 2023 published the legislative proposal for a framework for financial data access. That proposal set out the conceptual architecture of an “open finance” regime establishing data-holder obligations, customer control, and an authorisation regime for data users. The Commission and ESAs have published staff working documents, consultation papers and explanatory material to support standardisation work, to define use cases and to prepare stakeholders for the technical work on data formats, Application Programming Interfaces (APIs) and metadata. These formal EU outputs constitute the EFDS’s legal and policy scaffolding.</w:t>
      </w:r>
    </w:p>
    <w:p w:rsidR="00000000" w:rsidDel="00000000" w:rsidP="00000000" w:rsidRDefault="00000000" w:rsidRPr="00000000" w14:paraId="00000011">
      <w:pPr>
        <w:spacing w:after="240" w:before="240" w:line="360" w:lineRule="auto"/>
        <w:ind w:firstLine="720"/>
        <w:jc w:val="both"/>
        <w:rPr/>
      </w:pPr>
      <w:r w:rsidDel="00000000" w:rsidR="00000000" w:rsidRPr="00000000">
        <w:rPr>
          <w:rtl w:val="0"/>
        </w:rPr>
        <w:t xml:space="preserve">As of late 2025 the two strands that make up the EFDS, ESAP and FIDA, are at different stages. ESAP has a binding legal basis in the ESAP Regulation and therefore a firm delivery timetable: the Regulation requires ESMA to have ESAP established and operational by a date specified in the text, and it prescribes key functional and security features such as machine-extractable formats, metadata obligations, and the involvement of national collection bodies to feed the portal. Because the ESAP Regulation is already adopted, ESMA and the Commission’s implementing work proceed under a legally fixed framework and the focus is now on the implementing technical standards, the designation and onboarding of collection bodies and the portal’s operational design. </w:t>
      </w:r>
    </w:p>
    <w:p w:rsidR="00000000" w:rsidDel="00000000" w:rsidP="00000000" w:rsidRDefault="00000000" w:rsidRPr="00000000" w14:paraId="00000012">
      <w:pPr>
        <w:spacing w:after="240" w:before="240" w:line="360" w:lineRule="auto"/>
        <w:ind w:firstLine="720"/>
        <w:jc w:val="both"/>
        <w:rPr/>
      </w:pPr>
      <w:r w:rsidDel="00000000" w:rsidR="00000000" w:rsidRPr="00000000">
        <w:rPr>
          <w:rtl w:val="0"/>
        </w:rPr>
        <w:t xml:space="preserve">The FIDA initiative, by contrast, remains in the inter-institutional legislative phase: the Commission’s proposal lays out a framework for customer control over data, obligations for data holders and an authorisation regime for data users, but the final text requires agreement in the co-legislative process and the adoption of delegated and implementing acts to codify technical and operational detail.  Commission staff working documents and the Expert Group’s materials continue to guide and inform the technical design choices that will become obligations if and when the co-legislators conclude their work.</w:t>
      </w:r>
    </w:p>
    <w:p w:rsidR="00000000" w:rsidDel="00000000" w:rsidP="00000000" w:rsidRDefault="00000000" w:rsidRPr="00000000" w14:paraId="00000013">
      <w:pPr>
        <w:spacing w:after="240" w:before="240" w:line="360" w:lineRule="auto"/>
        <w:ind w:firstLine="720"/>
        <w:jc w:val="both"/>
        <w:rPr>
          <w:sz w:val="21"/>
          <w:szCs w:val="21"/>
          <w:highlight w:val="white"/>
        </w:rPr>
      </w:pPr>
      <w:r w:rsidDel="00000000" w:rsidR="00000000" w:rsidRPr="00000000">
        <w:rPr>
          <w:rtl w:val="0"/>
        </w:rPr>
        <w:t xml:space="preserve">Today, the EFDS is moving from concept to operational reality. The technical groundwork, notably the standardization of financial disclosures through ongoing improvements to ESEF and the expansion into sustainability reporting, has laid the necessary infrastructure. However, challenges remain, including achieving full interoperability across different national databases, ensuring widespread adoption among companies of all sizes, and finalizing legal and governance frameworks for data sharing. As of 2025, the EFDS is at a critical inflection point transitioning from pilot projects and regulatory adjustments toward broad, scalable implementation across the EU financial ecosystem.</w:t>
      </w:r>
      <w:r w:rsidDel="00000000" w:rsidR="00000000" w:rsidRPr="00000000">
        <w:rPr>
          <w:rtl w:val="0"/>
        </w:rPr>
      </w:r>
    </w:p>
    <w:p w:rsidR="00000000" w:rsidDel="00000000" w:rsidP="00000000" w:rsidRDefault="00000000" w:rsidRPr="00000000" w14:paraId="00000014">
      <w:pPr>
        <w:spacing w:after="240" w:before="240" w:line="360" w:lineRule="auto"/>
        <w:ind w:firstLine="720"/>
        <w:jc w:val="both"/>
        <w:rPr>
          <w:sz w:val="21"/>
          <w:szCs w:val="21"/>
          <w:highlight w:val="white"/>
        </w:rPr>
      </w:pPr>
      <w:r w:rsidDel="00000000" w:rsidR="00000000" w:rsidRPr="00000000">
        <w:rPr>
          <w:sz w:val="21"/>
          <w:szCs w:val="21"/>
          <w:highlight w:val="white"/>
          <w:rtl w:val="0"/>
        </w:rPr>
        <w:t xml:space="preserve">The legal timetable for ESAP is explicit in the ESAP Regulation and therefore provides the clearest short-term horizon for the EFDS: ESMA must build and put into operation the centralised portal according to the dates and the functional and security requisites set out in the Regulation, and the implementing work for metadata and collection body arrangements is being undertaken under that mandate (see Appendix 1 for more details on ESAP). For the open finance regulation, the Commission’s proposal envisages a staged implementation once the co-legislators reach agreement: the legislative outcome will determine the exact phasing but the Commission’s consultations and the Commission and ESA preparatory material indicate that authorities expect a multi-year implementation path during which standardised APIs, consent and record-keeping systems, and supervisory arrangements will be rolled out. EU staff working documents on the Common European Data Spaces signal an intent to align ESAP and any sectoral data-access rules with common technical building blocks and governance so that, over time, the EFDS becomes interoperable with other sectoral data spaces. This sequence implies that ESAP’s legal deadline frames the short-term project, while the operational realisation of FIDA and its practical effects for firms and consumers will depend on the co-legislators’ timing for adoption and for subsequent implementing acts.</w:t>
      </w:r>
    </w:p>
    <w:p w:rsidR="00000000" w:rsidDel="00000000" w:rsidP="00000000" w:rsidRDefault="00000000" w:rsidRPr="00000000" w14:paraId="00000015">
      <w:pPr>
        <w:pStyle w:val="Heading1"/>
        <w:keepNext w:val="0"/>
        <w:keepLines w:val="0"/>
        <w:spacing w:before="480" w:line="360" w:lineRule="auto"/>
        <w:jc w:val="both"/>
        <w:rPr>
          <w:b w:val="1"/>
          <w:bCs w:val="1"/>
          <w:sz w:val="46"/>
          <w:szCs w:val="46"/>
        </w:rPr>
      </w:pPr>
      <w:bookmarkStart w:colFirst="0" w:colLast="0" w:name="_heading=h.zaevx3404u6e" w:id="2"/>
      <w:bookmarkEnd w:id="2"/>
      <w:r w:rsidDel="00000000" w:rsidR="00000000" w:rsidRPr="00000000">
        <w:rPr>
          <w:b w:val="1"/>
          <w:bCs w:val="1"/>
          <w:sz w:val="46"/>
          <w:szCs w:val="46"/>
          <w:rtl w:val="0"/>
        </w:rPr>
        <w:t xml:space="preserve">ESMA’s Role in Standardizing Electronic Reporting: From Financial Data to Sustainability Information</w:t>
      </w:r>
    </w:p>
    <w:p w:rsidR="00000000" w:rsidDel="00000000" w:rsidP="00000000" w:rsidRDefault="00000000" w:rsidRPr="00000000" w14:paraId="00000016">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017">
      <w:pPr>
        <w:spacing w:after="240" w:before="240" w:line="360" w:lineRule="auto"/>
        <w:ind w:firstLine="720"/>
        <w:jc w:val="both"/>
        <w:rPr/>
      </w:pPr>
      <w:r w:rsidDel="00000000" w:rsidR="00000000" w:rsidRPr="00000000">
        <w:rPr>
          <w:rtl w:val="0"/>
        </w:rPr>
        <w:t xml:space="preserve">ESMA has played a central role in operationalizing the vision of a harmonized European Financial Data Space through its work on the ESEF. Originally mandated by the Transparency Directive (as amended in 2013), ESEF was developed to standardize how annual financial reports are prepared and disseminated by issuers across the EU. ESMA's work ensures that electronic reporting is not only uniform but also enhances machine-readability, enabling automated data extraction and analysis across member states.</w:t>
      </w:r>
    </w:p>
    <w:p w:rsidR="00000000" w:rsidDel="00000000" w:rsidP="00000000" w:rsidRDefault="00000000" w:rsidRPr="00000000" w14:paraId="00000018">
      <w:pPr>
        <w:spacing w:after="240" w:before="240" w:line="360" w:lineRule="auto"/>
        <w:ind w:firstLine="720"/>
        <w:jc w:val="both"/>
        <w:rPr/>
      </w:pPr>
      <w:r w:rsidDel="00000000" w:rsidR="00000000" w:rsidRPr="00000000">
        <w:rPr>
          <w:rtl w:val="0"/>
        </w:rPr>
        <w:t xml:space="preserve">The first ESEF mandate, implemented for financial years starting in 2020, required issuers to format their consolidated financial statements according to the IFRS taxonomy, using iXBRL technology. This marked a significant shift from static PDF reporting towards dynamic, structured digital disclosures. ESMA provided detailed regulatory technical standards (RTS) to guide implementation, ensuring that reports would be comparable and accessible across jurisdictions.</w:t>
      </w:r>
    </w:p>
    <w:p w:rsidR="00000000" w:rsidDel="00000000" w:rsidP="00000000" w:rsidRDefault="00000000" w:rsidRPr="00000000" w14:paraId="00000019">
      <w:pPr>
        <w:spacing w:after="240" w:before="240" w:line="360" w:lineRule="auto"/>
        <w:ind w:firstLine="720"/>
        <w:jc w:val="both"/>
        <w:rPr/>
      </w:pPr>
      <w:r w:rsidDel="00000000" w:rsidR="00000000" w:rsidRPr="00000000">
        <w:rPr>
          <w:rtl w:val="0"/>
        </w:rPr>
        <w:t xml:space="preserve">Building on the initial success of ESEF, ESMA has continued to refine and expand the framework. In October 2025, ESMA published a latest updated </w:t>
      </w:r>
      <w:r w:rsidDel="00000000" w:rsidR="00000000" w:rsidRPr="00000000">
        <w:rPr>
          <w:b w:val="1"/>
          <w:bCs w:val="1"/>
          <w:rtl w:val="0"/>
        </w:rPr>
        <w:t xml:space="preserve">ESEF Reporting Manual</w:t>
      </w:r>
      <w:r w:rsidDel="00000000" w:rsidR="00000000" w:rsidRPr="00000000">
        <w:rPr>
          <w:rtl w:val="0"/>
        </w:rPr>
        <w:t xml:space="preserve">, offering clarified guidance on complex technical issues such as:</w:t>
      </w:r>
    </w:p>
    <w:p w:rsidR="00000000" w:rsidDel="00000000" w:rsidP="00000000" w:rsidRDefault="00000000" w:rsidRPr="00000000" w14:paraId="0000001A">
      <w:pPr>
        <w:numPr>
          <w:ilvl w:val="0"/>
          <w:numId w:val="2"/>
        </w:numPr>
        <w:spacing w:line="360" w:lineRule="auto"/>
        <w:ind w:left="720" w:hanging="360"/>
        <w:jc w:val="both"/>
        <w:rPr/>
      </w:pPr>
      <w:r w:rsidDel="00000000" w:rsidR="00000000" w:rsidRPr="00000000">
        <w:rPr>
          <w:rtl w:val="0"/>
        </w:rPr>
        <w:t xml:space="preserve">The correct tagging of dashes and empty fields (Guidance 2.2.5)</w:t>
      </w:r>
    </w:p>
    <w:p w:rsidR="00000000" w:rsidDel="00000000" w:rsidP="00000000" w:rsidRDefault="00000000" w:rsidRPr="00000000" w14:paraId="0000001B">
      <w:pPr>
        <w:numPr>
          <w:ilvl w:val="0"/>
          <w:numId w:val="2"/>
        </w:numPr>
        <w:spacing w:line="360" w:lineRule="auto"/>
        <w:ind w:left="720" w:hanging="360"/>
        <w:jc w:val="both"/>
        <w:rPr/>
      </w:pPr>
      <w:r w:rsidDel="00000000" w:rsidR="00000000" w:rsidRPr="00000000">
        <w:rPr>
          <w:rtl w:val="0"/>
        </w:rPr>
        <w:t xml:space="preserve">The anchoring of extension elements only to base taxonomy elements sharing the same or narrower data type (Guidance 1.4.1)</w:t>
      </w:r>
    </w:p>
    <w:p w:rsidR="00000000" w:rsidDel="00000000" w:rsidP="00000000" w:rsidRDefault="00000000" w:rsidRPr="00000000" w14:paraId="0000001C">
      <w:pPr>
        <w:numPr>
          <w:ilvl w:val="0"/>
          <w:numId w:val="2"/>
        </w:numPr>
        <w:spacing w:line="360" w:lineRule="auto"/>
        <w:ind w:left="720" w:hanging="360"/>
        <w:jc w:val="both"/>
        <w:rPr/>
      </w:pPr>
      <w:r w:rsidDel="00000000" w:rsidR="00000000" w:rsidRPr="00000000">
        <w:rPr>
          <w:rtl w:val="0"/>
        </w:rPr>
        <w:t xml:space="preserve">Stricter requirements for transformation and duplication of facts (Guidance 2.2.3, 2.2.4)</w:t>
      </w:r>
    </w:p>
    <w:p w:rsidR="00000000" w:rsidDel="00000000" w:rsidP="00000000" w:rsidRDefault="00000000" w:rsidRPr="00000000" w14:paraId="0000001D">
      <w:pPr>
        <w:numPr>
          <w:ilvl w:val="0"/>
          <w:numId w:val="2"/>
        </w:numPr>
        <w:spacing w:after="240" w:line="360" w:lineRule="auto"/>
        <w:ind w:left="720" w:hanging="360"/>
        <w:jc w:val="both"/>
        <w:rPr/>
      </w:pPr>
      <w:r w:rsidDel="00000000" w:rsidR="00000000" w:rsidRPr="00000000">
        <w:rPr>
          <w:rtl w:val="0"/>
        </w:rPr>
        <w:t xml:space="preserve">Clearer rules for naming conventions of report packages and taxonomy files (Guidance 2.6.3, 3.1.5)</w:t>
      </w:r>
    </w:p>
    <w:p w:rsidR="00000000" w:rsidDel="00000000" w:rsidP="00000000" w:rsidRDefault="00000000" w:rsidRPr="00000000" w14:paraId="0000001E">
      <w:pPr>
        <w:spacing w:after="240" w:before="240" w:line="360" w:lineRule="auto"/>
        <w:ind w:firstLine="720"/>
        <w:jc w:val="both"/>
        <w:rPr/>
      </w:pPr>
      <w:r w:rsidDel="00000000" w:rsidR="00000000" w:rsidRPr="00000000">
        <w:rPr>
          <w:rtl w:val="0"/>
        </w:rPr>
        <w:t xml:space="preserve">In parallel, in May 2024, ESMA proposed amendments to the RTS on ESEF to align with the latest updates from the IFRS Foundation’s Taxonomy and the new XBRL 2.1 and OIM (Open Information Model) standards. These amendments also corrected certain omissions, such as the mandatory tagging of specific elements related to dividends, thus closing important gaps in the first generation of ESEF requirements.</w:t>
      </w:r>
    </w:p>
    <w:p w:rsidR="00000000" w:rsidDel="00000000" w:rsidP="00000000" w:rsidRDefault="00000000" w:rsidRPr="00000000" w14:paraId="0000001F">
      <w:pPr>
        <w:spacing w:after="240" w:before="240" w:line="360" w:lineRule="auto"/>
        <w:ind w:firstLine="720"/>
        <w:jc w:val="both"/>
        <w:rPr/>
      </w:pPr>
      <w:r w:rsidDel="00000000" w:rsidR="00000000" w:rsidRPr="00000000">
        <w:rPr>
          <w:rtl w:val="0"/>
        </w:rPr>
        <w:t xml:space="preserve">Recognizing the rising importance of environmental, social, and governance (ESG) factors, ESMA has launched a process to extend the scope of electronic reporting beyond financial statements. In December 2024, ESMA launched a major consultation on applying ESEF principles to </w:t>
      </w:r>
      <w:r w:rsidDel="00000000" w:rsidR="00000000" w:rsidRPr="00000000">
        <w:rPr>
          <w:b w:val="1"/>
          <w:bCs w:val="1"/>
          <w:rtl w:val="0"/>
        </w:rPr>
        <w:t xml:space="preserve">sustainability reporting</w:t>
      </w:r>
      <w:r w:rsidDel="00000000" w:rsidR="00000000" w:rsidRPr="00000000">
        <w:rPr>
          <w:rtl w:val="0"/>
        </w:rPr>
        <w:t xml:space="preserve">, in particular to align the digital tagging of sustainability statements prepared under the European Sustainability Reporting Standards (ESRS) within the Corporate Sustainability Reporting Directive (CSRD) framework. The consultation also covers the digital tagging of disclosures required under Article 8 of the EU Taxonomy Regulation and proposes a phased implementation of ESRS tagging rules. The overarching objective is to ensure that sustainability information is reported in a structured, machine-readable and standardised way, and can be efficiently accessed across the EU.</w:t>
      </w:r>
    </w:p>
    <w:p w:rsidR="00000000" w:rsidDel="00000000" w:rsidP="00000000" w:rsidRDefault="00000000" w:rsidRPr="00000000" w14:paraId="00000020">
      <w:pPr>
        <w:spacing w:after="240" w:before="240" w:line="360" w:lineRule="auto"/>
        <w:ind w:firstLine="720"/>
        <w:jc w:val="both"/>
        <w:rPr/>
      </w:pPr>
      <w:r w:rsidDel="00000000" w:rsidR="00000000" w:rsidRPr="00000000">
        <w:rPr>
          <w:rtl w:val="0"/>
        </w:rPr>
        <w:t xml:space="preserve">“</w:t>
      </w:r>
      <w:r w:rsidDel="00000000" w:rsidR="00000000" w:rsidRPr="00000000">
        <w:rPr>
          <w:i w:val="1"/>
          <w:iCs w:val="1"/>
          <w:rtl w:val="0"/>
        </w:rPr>
        <w:t xml:space="preserve">Building an integrated financial system is not only about the plumbing of markets, but about making that system work for citizens and companies</w:t>
      </w:r>
      <w:r w:rsidDel="00000000" w:rsidR="00000000" w:rsidRPr="00000000">
        <w:rPr>
          <w:rtl w:val="0"/>
        </w:rPr>
        <w:t xml:space="preserve">”, said Verena Ross (2025), the ESMA Chair. She stressed that transparent, comparable, and machine-readable information is essential for effective supervision and for strengthening retail investor protection.</w:t>
      </w:r>
    </w:p>
    <w:p w:rsidR="00000000" w:rsidDel="00000000" w:rsidP="00000000" w:rsidRDefault="00000000" w:rsidRPr="00000000" w14:paraId="00000021">
      <w:pPr>
        <w:spacing w:after="240" w:before="240" w:line="360" w:lineRule="auto"/>
        <w:ind w:firstLine="720"/>
        <w:jc w:val="both"/>
        <w:rPr/>
      </w:pPr>
      <w:r w:rsidDel="00000000" w:rsidR="00000000" w:rsidRPr="00000000">
        <w:rPr>
          <w:rtl w:val="0"/>
        </w:rPr>
        <w:t xml:space="preserve">The proposed approach envisions two stages: first, the structured digital reporting of ESRS sustainability statements, and later, the structured reporting of Article 8 disclosures by all companies subject to the CSRD. ESMA’s goal is to create a seamless digital reporting environment where financial and non-financial data are available in interoperable formats, supporting better investment decision-making and regulatory oversight.</w:t>
      </w:r>
    </w:p>
    <w:p w:rsidR="00000000" w:rsidDel="00000000" w:rsidP="00000000" w:rsidRDefault="00000000" w:rsidRPr="00000000" w14:paraId="00000022">
      <w:pPr>
        <w:spacing w:after="240" w:before="240" w:line="360" w:lineRule="auto"/>
        <w:ind w:firstLine="720"/>
        <w:jc w:val="both"/>
        <w:rPr/>
      </w:pPr>
      <w:r w:rsidDel="00000000" w:rsidR="00000000" w:rsidRPr="00000000">
        <w:rPr>
          <w:rtl w:val="0"/>
        </w:rPr>
        <w:t xml:space="preserve">In January 2025, to further support the ecosystem, ESMA released the </w:t>
      </w:r>
      <w:r w:rsidDel="00000000" w:rsidR="00000000" w:rsidRPr="00000000">
        <w:rPr>
          <w:b w:val="1"/>
          <w:bCs w:val="1"/>
          <w:rtl w:val="0"/>
        </w:rPr>
        <w:t xml:space="preserve">2024 ESEF XBRL Taxonomy</w:t>
      </w:r>
      <w:r w:rsidDel="00000000" w:rsidR="00000000" w:rsidRPr="00000000">
        <w:rPr>
          <w:rtl w:val="0"/>
        </w:rPr>
        <w:t xml:space="preserve"> and an updated </w:t>
      </w:r>
      <w:r w:rsidDel="00000000" w:rsidR="00000000" w:rsidRPr="00000000">
        <w:rPr>
          <w:b w:val="1"/>
          <w:bCs w:val="1"/>
          <w:rtl w:val="0"/>
        </w:rPr>
        <w:t xml:space="preserve">Conformance Suite</w:t>
      </w:r>
      <w:r w:rsidDel="00000000" w:rsidR="00000000" w:rsidRPr="00000000">
        <w:rPr>
          <w:rtl w:val="0"/>
        </w:rPr>
        <w:t xml:space="preserve">. These tools provide test cases and technical resources to help issuers, auditors, and software vendors ensure that their ESEF filings are fully compliant with the latest specifications. Notably, for reports concerning financial years starting in 2024, issuers have the option to use either the 2022 or 2024 taxonomy version, offering a transitional flexibility.</w:t>
      </w:r>
    </w:p>
    <w:p w:rsidR="00000000" w:rsidDel="00000000" w:rsidP="00000000" w:rsidRDefault="00000000" w:rsidRPr="00000000" w14:paraId="00000023">
      <w:pPr>
        <w:spacing w:after="240" w:before="240" w:line="360" w:lineRule="auto"/>
        <w:ind w:firstLine="720"/>
        <w:jc w:val="both"/>
        <w:rPr/>
      </w:pPr>
      <w:r w:rsidDel="00000000" w:rsidR="00000000" w:rsidRPr="00000000">
        <w:rPr>
          <w:rtl w:val="0"/>
        </w:rPr>
        <w:t xml:space="preserve">Through these continuous updates, ESMA is laying the foundations for a unified and technology-driven European financial disclosure system, one that not only enhances transparency and comparability but also supports the broader goals of the European Financial Data Space and the Digital Finance Strategy.</w:t>
      </w:r>
    </w:p>
    <w:p w:rsidR="00000000" w:rsidDel="00000000" w:rsidP="00000000" w:rsidRDefault="00000000" w:rsidRPr="00000000" w14:paraId="00000024">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025">
      <w:pPr>
        <w:spacing w:after="240" w:before="240" w:line="360" w:lineRule="auto"/>
        <w:jc w:val="both"/>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Challenges in the Implementation of the European Financial Data Space</w:t>
      </w:r>
    </w:p>
    <w:p w:rsidR="00000000" w:rsidDel="00000000" w:rsidP="00000000" w:rsidRDefault="00000000" w:rsidRPr="00000000" w14:paraId="00000026">
      <w:pPr>
        <w:spacing w:after="240" w:before="240" w:line="360" w:lineRule="auto"/>
        <w:ind w:firstLine="720"/>
        <w:jc w:val="both"/>
        <w:rPr/>
      </w:pPr>
      <w:r w:rsidDel="00000000" w:rsidR="00000000" w:rsidRPr="00000000">
        <w:rPr>
          <w:rtl w:val="0"/>
        </w:rPr>
        <w:t xml:space="preserve">The EFDS faces interconnected difficulties that are technical, institutional and political. The first difficulty is one of </w:t>
      </w:r>
      <w:r w:rsidDel="00000000" w:rsidR="00000000" w:rsidRPr="00000000">
        <w:rPr>
          <w:b w:val="1"/>
          <w:bCs w:val="1"/>
          <w:rtl w:val="0"/>
        </w:rPr>
        <w:t xml:space="preserve">standardisation</w:t>
      </w:r>
      <w:r w:rsidDel="00000000" w:rsidR="00000000" w:rsidRPr="00000000">
        <w:rPr>
          <w:rtl w:val="0"/>
        </w:rPr>
        <w:t xml:space="preserve">: the EFDS’s value depends on consistent, machine-readable, richly metadata-tagged data. Reconciling existing financial reporting formats, supervisory reporting vocabularies and sustainability disclosures into a common data dictionary is technically strenuous and requires detailed implementing rules. The European Supervisory Authorities (ESAs): EBA, EIOPA, and ESMA, have developed detailed implementing technical standards for ESAP. In October 2024, they published a final report on ITS that defines precisely how “collection bodies” (entities that gather disclosures) should operate and how ESAP’s functionalities should work. The most fundamental difficulty lies in choosing the appropriate machine-readable formats. The ESAP Regulation obliges the European Supervisory Authorities to identify extractable and, where required, fully machine-readable formats for the broad range of disclosures that ESAP will collect. ESMA acknowledges in its consultation papers that no single format is suitable for all types of information and that selecting among XML, JSON, XBRL and other formats requires an examination of costs, market readiness, technical complexity and long-term sustainability. This is not a purely technical choice: different stakeholders have entrenched preferences shaped by their existing infrastructures, and any shift to a new format implies migration costs, retraining and the risk of temporary inconsistency. ESMA therefore indicates that field testing and impact assessments are necessary before a definitive format can be mandated. This requirement for evidence-based selection slows the standardisation timeline but is unavoidable if the technical standards are to be workable across twenty-seven Member States.</w:t>
      </w:r>
    </w:p>
    <w:p w:rsidR="00000000" w:rsidDel="00000000" w:rsidP="00000000" w:rsidRDefault="00000000" w:rsidRPr="00000000" w14:paraId="00000027">
      <w:pPr>
        <w:spacing w:after="240" w:before="240" w:line="360" w:lineRule="auto"/>
        <w:jc w:val="both"/>
        <w:rPr/>
      </w:pPr>
      <w:r w:rsidDel="00000000" w:rsidR="00000000" w:rsidRPr="00000000">
        <w:rPr>
          <w:rtl w:val="0"/>
        </w:rPr>
        <w:t xml:space="preserve"> </w:t>
        <w:tab/>
        <w:t xml:space="preserve">The second difficulty is </w:t>
      </w:r>
      <w:r w:rsidDel="00000000" w:rsidR="00000000" w:rsidRPr="00000000">
        <w:rPr>
          <w:b w:val="1"/>
          <w:bCs w:val="1"/>
          <w:rtl w:val="0"/>
        </w:rPr>
        <w:t xml:space="preserve">governance</w:t>
      </w:r>
      <w:r w:rsidDel="00000000" w:rsidR="00000000" w:rsidRPr="00000000">
        <w:rPr>
          <w:rtl w:val="0"/>
        </w:rPr>
        <w:t xml:space="preserve">: the ESAP Regulation rests on the cooperation of national collection bodies and EU agencies. The different administrative traditions, resourcing levels and data cultures across Member States create a risk of fragmentation unless implementation is closely coordinated. At the core of this difficulty is the division of responsibilities between the European Commission, the European Supervisory Authorities and the national collection bodies. The Commission sets the legislative framework and defines the political direction, but it does not manage operational details or supervise financial entities directly. ESMA is responsible for drafting the technical standards for ESAP, yet it must coordinate with EBA and EIOPA, each of which has a different institutional culture and technical environment. These Authorities do not merely “follow instructions”; they contribute their own views, based on different sectors, on how data should be structured, validated and governed. The result is a multi-layered decision chain where drafting, consultation, revision and institutional negotiation extend timelines and sometimes lead to compromises that are less technically neat than a centralised model would allow. The difficulty increases when the governance of financial data intersects with that of sustainability data. ESAP is expected to host disclosures that fall under the responsibility of EFRAG, national audit authorities and, in some cases, ministries responsible for environmental or corporate governance policies. These bodies operate outside the traditional financial regulatory architecture and do not necessarily share the same processes for technical standard development or data quality control. Synchronising their governance models with those of the ESAs requires structured cooperation, which is only partially formalised. Without a strong governance framework, there is a risk that sustainability data and financial data evolve in parallel rather than converge, undermining the objective of creating a seamless data space.</w:t>
      </w:r>
    </w:p>
    <w:p w:rsidR="00000000" w:rsidDel="00000000" w:rsidP="00000000" w:rsidRDefault="00000000" w:rsidRPr="00000000" w14:paraId="00000028">
      <w:pPr>
        <w:spacing w:after="240" w:before="240" w:line="360" w:lineRule="auto"/>
        <w:ind w:firstLine="720"/>
        <w:jc w:val="both"/>
        <w:rPr/>
      </w:pPr>
      <w:r w:rsidDel="00000000" w:rsidR="00000000" w:rsidRPr="00000000">
        <w:rPr>
          <w:rtl w:val="0"/>
        </w:rPr>
        <w:t xml:space="preserve">The third difficulty is </w:t>
      </w:r>
      <w:r w:rsidDel="00000000" w:rsidR="00000000" w:rsidRPr="00000000">
        <w:rPr>
          <w:b w:val="1"/>
          <w:bCs w:val="1"/>
          <w:rtl w:val="0"/>
        </w:rPr>
        <w:t xml:space="preserve">legal and political</w:t>
      </w:r>
      <w:r w:rsidDel="00000000" w:rsidR="00000000" w:rsidRPr="00000000">
        <w:rPr>
          <w:rtl w:val="0"/>
        </w:rPr>
        <w:t xml:space="preserve">: FIDA raises contentious questions about scope (which financial product and which categories of personal and business-related financial data should be in scope), about the appropriate authorisation regime for data users and about compensation to data holders. Those issues require complex political trade-offs because they imply consumer protection, competition policy and financial stability concerns. The regulation simultaneously touches upon privacy, market structure, consumer protection, technical implementation, and economic incentives. Resolving these tensions requires careful, multi-dimensional negotiation, extensive impact assessment, and compromise, which is why progress on FIDA is slower and more complex than the technically-focused aspects of the European Financial Data Space.</w:t>
      </w:r>
    </w:p>
    <w:p w:rsidR="00000000" w:rsidDel="00000000" w:rsidP="00000000" w:rsidRDefault="00000000" w:rsidRPr="00000000" w14:paraId="00000029">
      <w:pPr>
        <w:spacing w:after="240" w:before="240" w:line="360" w:lineRule="auto"/>
        <w:ind w:firstLine="720"/>
        <w:jc w:val="both"/>
        <w:rPr/>
      </w:pPr>
      <w:r w:rsidDel="00000000" w:rsidR="00000000" w:rsidRPr="00000000">
        <w:rPr>
          <w:rtl w:val="0"/>
        </w:rPr>
        <w:t xml:space="preserve">The fourth difficulty is </w:t>
      </w:r>
      <w:r w:rsidDel="00000000" w:rsidR="00000000" w:rsidRPr="00000000">
        <w:rPr>
          <w:b w:val="1"/>
          <w:bCs w:val="1"/>
          <w:rtl w:val="0"/>
        </w:rPr>
        <w:t xml:space="preserve">operational resilience and security</w:t>
      </w:r>
      <w:r w:rsidDel="00000000" w:rsidR="00000000" w:rsidRPr="00000000">
        <w:rPr>
          <w:rtl w:val="0"/>
        </w:rPr>
        <w:t xml:space="preserve">: ESAP will aggregate high-value data and FIDA would enable controlled flows of personal and business financial data.  Both must be underpinned by strong cybersecurity, authentication and non-repudiation mechanisms, which impose implementation and cost burdens on authorities and firms. Implementing these safeguards imposes both technical and financial burdens. Authorities must invest in secure infrastructures, continuous monitoring, and incident response capabilities, while firms providing or accessing data under FIDA must upgrade IT systems, maintain secure APIs, and comply with ongoing cybersecurity requirements. Moreover, the EU’s decentralised model with national collection bodies feeding into a central portal, adds complexity: each node must meet high standards, yet differences in technical maturity and resources across Member States can create vulnerabilities. Balancing accessibility, usability, and security remains a persistent operational challenge, and any lapse could undermine trust in the entire EFDS.</w:t>
      </w:r>
    </w:p>
    <w:p w:rsidR="00000000" w:rsidDel="00000000" w:rsidP="00000000" w:rsidRDefault="00000000" w:rsidRPr="00000000" w14:paraId="0000002A">
      <w:pPr>
        <w:spacing w:after="240" w:before="240" w:line="360" w:lineRule="auto"/>
        <w:ind w:firstLine="720"/>
        <w:jc w:val="both"/>
        <w:rPr/>
      </w:pPr>
      <w:r w:rsidDel="00000000" w:rsidR="00000000" w:rsidRPr="00000000">
        <w:rPr>
          <w:rtl w:val="0"/>
        </w:rPr>
        <w:t xml:space="preserve">Finally, there is a </w:t>
      </w:r>
      <w:r w:rsidDel="00000000" w:rsidR="00000000" w:rsidRPr="00000000">
        <w:rPr>
          <w:b w:val="1"/>
          <w:bCs w:val="1"/>
          <w:rtl w:val="0"/>
        </w:rPr>
        <w:t xml:space="preserve">social and market acceptance difficulty</w:t>
      </w:r>
      <w:r w:rsidDel="00000000" w:rsidR="00000000" w:rsidRPr="00000000">
        <w:rPr>
          <w:rtl w:val="0"/>
        </w:rPr>
        <w:t xml:space="preserve">: achieving meaningful consumer trust (so that individuals elect to permit data sharing) depends on transparent, usable consent mechanisms and visible safeguards in the legal and technical design. The Commission’s staff documents and the ESAP Regulation acknowledge these integration, governance and security challenges, which is why a substantial part of the EU’s preparatory work focuses on standards, metadata, and the institutional arrangements for collection bodies and supervisory oversight. On the market side, financial institutions and Fintechs must also see tangible benefits from adopting the standardised interfaces, APIs, and compliance obligations required by ESAP and FIDA. If the costs of integration, compliance, or cybersecurity are perceived as higher than the potential gains from data sharing or innovation, firms may resist full participation, leading to fragmentation or uneven implementation. Establishing social and market acceptance therefore requires not only clear legal protections and technical reliability, but also effective communication, education campaigns, transparent consent mechanisms, and visible demonstration of benefits. Without these, the promise of a unified European Financial Data Space could be compromised, regardless of the technical or legal progress achieved.</w:t>
      </w:r>
    </w:p>
    <w:p w:rsidR="00000000" w:rsidDel="00000000" w:rsidP="00000000" w:rsidRDefault="00000000" w:rsidRPr="00000000" w14:paraId="0000002B">
      <w:pPr>
        <w:pStyle w:val="Heading1"/>
        <w:keepNext w:val="0"/>
        <w:keepLines w:val="0"/>
        <w:spacing w:before="480" w:line="360" w:lineRule="auto"/>
        <w:jc w:val="both"/>
        <w:rPr>
          <w:b w:val="1"/>
          <w:bCs w:val="1"/>
          <w:sz w:val="46"/>
          <w:szCs w:val="46"/>
        </w:rPr>
      </w:pPr>
      <w:bookmarkStart w:colFirst="0" w:colLast="0" w:name="_heading=h.ybj30lmi7piz" w:id="3"/>
      <w:bookmarkEnd w:id="3"/>
      <w:r w:rsidDel="00000000" w:rsidR="00000000" w:rsidRPr="00000000">
        <w:rPr>
          <w:b w:val="1"/>
          <w:bCs w:val="1"/>
          <w:sz w:val="46"/>
          <w:szCs w:val="46"/>
          <w:rtl w:val="0"/>
        </w:rPr>
        <w:t xml:space="preserve">Future Priorities and Recommendations for the European Financial Data Space</w:t>
      </w:r>
    </w:p>
    <w:p w:rsidR="00000000" w:rsidDel="00000000" w:rsidP="00000000" w:rsidRDefault="00000000" w:rsidRPr="00000000" w14:paraId="0000002C">
      <w:pPr>
        <w:spacing w:after="240" w:before="240" w:line="360" w:lineRule="auto"/>
        <w:ind w:firstLine="720"/>
        <w:jc w:val="both"/>
        <w:rPr/>
      </w:pPr>
      <w:r w:rsidDel="00000000" w:rsidR="00000000" w:rsidRPr="00000000">
        <w:rPr>
          <w:rtl w:val="0"/>
        </w:rPr>
        <w:t xml:space="preserve">The EFDS has moved from strategic conception to concrete legal instruments and to a program of technical implementation. The adoption of the ESAP Regulation constitutes a legally enforceable commitment to build a public, machine-readable portal for corporate and sustainability disclosures, and the Commission’s open finance proposal establishes a coherent regulatory architecture that, if adopted, will be the EU’s principal instrument for regulated access to private financial data.</w:t>
      </w:r>
    </w:p>
    <w:p w:rsidR="00000000" w:rsidDel="00000000" w:rsidP="00000000" w:rsidRDefault="00000000" w:rsidRPr="00000000" w14:paraId="0000002D">
      <w:pPr>
        <w:spacing w:after="240" w:before="240" w:line="360" w:lineRule="auto"/>
        <w:jc w:val="both"/>
        <w:rPr/>
      </w:pPr>
      <w:r w:rsidDel="00000000" w:rsidR="00000000" w:rsidRPr="00000000">
        <w:rPr>
          <w:rtl w:val="0"/>
        </w:rPr>
        <w:t xml:space="preserve"> </w:t>
        <w:tab/>
        <w:t xml:space="preserve">At the same time, the EFDS is still incomplete as a functioning ecosystem: ESAP’s legal deadline defines when the portal must exist, but the portal’s real usefulness will depend on the successful designation and onboarding of collection bodies and on the detailed technical standards that ESMA and the Commission will set. The open finance proposal remains subject to co-legislative negotiation and therefore its operational effect for consumers, banks and Fintechs depends on final text and on the subsequent implementing acts. The EFDS’s full promise, interoperable data flows that reduce regulatory reporting burdens, enable consumer empowerment through safe data portability, and power new financial services across the Union, will materialise only if the standardisation, governance and security work is completed and if political choices on scope and market access strike workable balances.</w:t>
      </w:r>
    </w:p>
    <w:p w:rsidR="00000000" w:rsidDel="00000000" w:rsidP="00000000" w:rsidRDefault="00000000" w:rsidRPr="00000000" w14:paraId="0000002E">
      <w:pPr>
        <w:spacing w:after="240" w:before="240" w:line="360" w:lineRule="auto"/>
        <w:ind w:firstLine="720"/>
        <w:jc w:val="both"/>
        <w:rPr/>
      </w:pPr>
      <w:r w:rsidDel="00000000" w:rsidR="00000000" w:rsidRPr="00000000">
        <w:rPr>
          <w:rtl w:val="0"/>
        </w:rPr>
        <w:t xml:space="preserve">To successfully address the current challenges and unlock the full potential of the European Financial Data Space, policymakers, regulators, and industry stakeholders must focus on several strategic priorities in the coming years.</w:t>
      </w:r>
    </w:p>
    <w:p w:rsidR="00000000" w:rsidDel="00000000" w:rsidP="00000000" w:rsidRDefault="00000000" w:rsidRPr="00000000" w14:paraId="0000002F">
      <w:pPr>
        <w:spacing w:after="240" w:before="240" w:line="360" w:lineRule="auto"/>
        <w:ind w:firstLine="720"/>
        <w:jc w:val="both"/>
        <w:rPr/>
      </w:pPr>
      <w:r w:rsidDel="00000000" w:rsidR="00000000" w:rsidRPr="00000000">
        <w:rPr>
          <w:rtl w:val="0"/>
        </w:rPr>
        <w:t xml:space="preserve">First, </w:t>
      </w:r>
      <w:r w:rsidDel="00000000" w:rsidR="00000000" w:rsidRPr="00000000">
        <w:rPr>
          <w:b w:val="1"/>
          <w:bCs w:val="1"/>
          <w:rtl w:val="0"/>
        </w:rPr>
        <w:t xml:space="preserve">enhancing interoperability and harmonization</w:t>
      </w:r>
      <w:r w:rsidDel="00000000" w:rsidR="00000000" w:rsidRPr="00000000">
        <w:rPr>
          <w:rtl w:val="0"/>
        </w:rPr>
        <w:t xml:space="preserve"> across datasets must remain a top priority. This includes not only ensuring that financial and sustainability data are tagged consistently, but also promoting the adoption of common standards across different sectors and jurisdictions. Close coordination between ESMA, EFRAG (European Financial Reporting Advisory Group), national supervisors, and global standard-setters like the IFRS Foundation will be essential to achieve true cross-border data comparability.</w:t>
      </w:r>
    </w:p>
    <w:p w:rsidR="00000000" w:rsidDel="00000000" w:rsidP="00000000" w:rsidRDefault="00000000" w:rsidRPr="00000000" w14:paraId="00000030">
      <w:pPr>
        <w:spacing w:after="240" w:before="240" w:line="360" w:lineRule="auto"/>
        <w:ind w:firstLine="720"/>
        <w:jc w:val="both"/>
        <w:rPr/>
      </w:pPr>
      <w:r w:rsidDel="00000000" w:rsidR="00000000" w:rsidRPr="00000000">
        <w:rPr>
          <w:rtl w:val="0"/>
        </w:rPr>
        <w:t xml:space="preserve">Second, </w:t>
      </w:r>
      <w:r w:rsidDel="00000000" w:rsidR="00000000" w:rsidRPr="00000000">
        <w:rPr>
          <w:b w:val="1"/>
          <w:bCs w:val="1"/>
          <w:rtl w:val="0"/>
        </w:rPr>
        <w:t xml:space="preserve">supporting smaller and mid-sized companies</w:t>
      </w:r>
      <w:r w:rsidDel="00000000" w:rsidR="00000000" w:rsidRPr="00000000">
        <w:rPr>
          <w:rtl w:val="0"/>
        </w:rPr>
        <w:t xml:space="preserve"> through technical assistance, training, and cost-effective tools will be crucial to ensure a level playing field. Public-private partnerships, funding for digitalization initiatives, and simplified reporting pathways for SMEs could help prevent disproportionate burdens and promote widespread adoption of the new standards.</w:t>
      </w:r>
    </w:p>
    <w:p w:rsidR="00000000" w:rsidDel="00000000" w:rsidP="00000000" w:rsidRDefault="00000000" w:rsidRPr="00000000" w14:paraId="00000031">
      <w:pPr>
        <w:spacing w:after="240" w:before="240" w:line="360" w:lineRule="auto"/>
        <w:ind w:firstLine="720"/>
        <w:jc w:val="both"/>
        <w:rPr/>
      </w:pPr>
      <w:r w:rsidDel="00000000" w:rsidR="00000000" w:rsidRPr="00000000">
        <w:rPr>
          <w:rtl w:val="0"/>
        </w:rPr>
        <w:t xml:space="preserve">Third, </w:t>
      </w:r>
      <w:r w:rsidDel="00000000" w:rsidR="00000000" w:rsidRPr="00000000">
        <w:rPr>
          <w:b w:val="1"/>
          <w:bCs w:val="1"/>
          <w:rtl w:val="0"/>
        </w:rPr>
        <w:t xml:space="preserve">strengthening data quality controls and assurance frameworks</w:t>
      </w:r>
      <w:r w:rsidDel="00000000" w:rsidR="00000000" w:rsidRPr="00000000">
        <w:rPr>
          <w:rtl w:val="0"/>
        </w:rPr>
        <w:t xml:space="preserve"> should be accelerated. Introducing clear and harmonized guidelines for the audit and assurance of electronic and sustainability reports, while avoiding duplication of efforts, will enhance the trustworthiness and usability of structured data. Over time, mandatory assurance of ESEF and sustainability tagging should become a common practice across the EU.</w:t>
      </w:r>
    </w:p>
    <w:p w:rsidR="00000000" w:rsidDel="00000000" w:rsidP="00000000" w:rsidRDefault="00000000" w:rsidRPr="00000000" w14:paraId="00000032">
      <w:pPr>
        <w:spacing w:after="240" w:before="240" w:line="360" w:lineRule="auto"/>
        <w:ind w:firstLine="720"/>
        <w:jc w:val="both"/>
        <w:rPr/>
      </w:pPr>
      <w:r w:rsidDel="00000000" w:rsidR="00000000" w:rsidRPr="00000000">
        <w:rPr>
          <w:rtl w:val="0"/>
        </w:rPr>
        <w:t xml:space="preserve">Fourth, </w:t>
      </w:r>
      <w:r w:rsidDel="00000000" w:rsidR="00000000" w:rsidRPr="00000000">
        <w:rPr>
          <w:b w:val="1"/>
          <w:bCs w:val="1"/>
          <w:rtl w:val="0"/>
        </w:rPr>
        <w:t xml:space="preserve">developing more robust cybersecurity and data governance frameworks</w:t>
      </w:r>
      <w:r w:rsidDel="00000000" w:rsidR="00000000" w:rsidRPr="00000000">
        <w:rPr>
          <w:rtl w:val="0"/>
        </w:rPr>
        <w:t xml:space="preserve"> for platforms like ESAP will be critical to protect sensitive information and maintain public trust. Data access rules, user authentication mechanisms, and incident response protocols must be designed and updated in line with the latest technological and regulatory best practices.</w:t>
      </w:r>
    </w:p>
    <w:p w:rsidR="00000000" w:rsidDel="00000000" w:rsidP="00000000" w:rsidRDefault="00000000" w:rsidRPr="00000000" w14:paraId="00000033">
      <w:pPr>
        <w:spacing w:after="240" w:before="240" w:line="360" w:lineRule="auto"/>
        <w:ind w:firstLine="720"/>
        <w:jc w:val="both"/>
        <w:rPr/>
      </w:pPr>
      <w:r w:rsidDel="00000000" w:rsidR="00000000" w:rsidRPr="00000000">
        <w:rPr>
          <w:rtl w:val="0"/>
        </w:rPr>
        <w:t xml:space="preserve">Finally, </w:t>
      </w:r>
      <w:r w:rsidDel="00000000" w:rsidR="00000000" w:rsidRPr="00000000">
        <w:rPr>
          <w:b w:val="1"/>
          <w:bCs w:val="1"/>
          <w:rtl w:val="0"/>
        </w:rPr>
        <w:t xml:space="preserve">embracing technological innovation</w:t>
      </w:r>
      <w:r w:rsidDel="00000000" w:rsidR="00000000" w:rsidRPr="00000000">
        <w:rPr>
          <w:rtl w:val="0"/>
        </w:rPr>
        <w:t xml:space="preserve"> - including artificial intelligence, machine learning, and blockchain, offers powerful opportunities to automate data validation, detect inconsistencies, and provide real-time insights into financial and ESG performance. Policymakers should create regulatory sandboxes and innovation hubs that encourage the responsible development and deployment of such technologies within the EFDS ecosystem.</w:t>
      </w:r>
    </w:p>
    <w:p w:rsidR="00000000" w:rsidDel="00000000" w:rsidP="00000000" w:rsidRDefault="00000000" w:rsidRPr="00000000" w14:paraId="00000034">
      <w:pPr>
        <w:spacing w:after="240" w:before="240" w:line="360" w:lineRule="auto"/>
        <w:ind w:firstLine="720"/>
        <w:jc w:val="both"/>
        <w:rPr/>
      </w:pPr>
      <w:r w:rsidDel="00000000" w:rsidR="00000000" w:rsidRPr="00000000">
        <w:rPr>
          <w:rtl w:val="0"/>
        </w:rPr>
        <w:t xml:space="preserve">In conclusion, while the European Financial Data Space has made impressive strides in recent years, its success will ultimately depend on the EU’s ability to sustain momentum, tackle structural challenges, and foster a digital, integrated, and resilient financial information landscape that supports investment, regulatory oversight, and sustainable growth across Europe.</w:t>
      </w:r>
    </w:p>
    <w:p w:rsidR="00000000" w:rsidDel="00000000" w:rsidP="00000000" w:rsidRDefault="00000000" w:rsidRPr="00000000" w14:paraId="00000035">
      <w:pPr>
        <w:spacing w:after="240" w:before="240" w:line="360" w:lineRule="auto"/>
        <w:jc w:val="both"/>
        <w:rPr>
          <w:b w:val="1"/>
          <w:bCs w:val="1"/>
          <w:sz w:val="46"/>
          <w:szCs w:val="46"/>
        </w:rPr>
      </w:pPr>
      <w:bookmarkStart w:colFirst="0" w:colLast="0" w:name="_heading=h.1jq6u9db98o6" w:id="4"/>
      <w:bookmarkEnd w:id="4"/>
      <w:r w:rsidDel="00000000" w:rsidR="00000000" w:rsidRPr="00000000">
        <w:rPr>
          <w:b w:val="1"/>
          <w:bCs w:val="1"/>
          <w:sz w:val="46"/>
          <w:szCs w:val="46"/>
          <w:rtl w:val="0"/>
        </w:rPr>
        <w:t xml:space="preserve">Challenges of the EFDS Implementation: MSCA Digital Fellows’ Perspectives</w:t>
      </w:r>
    </w:p>
    <w:p w:rsidR="00000000" w:rsidDel="00000000" w:rsidP="00000000" w:rsidRDefault="00000000" w:rsidRPr="00000000" w14:paraId="00000036">
      <w:pPr>
        <w:spacing w:line="360" w:lineRule="auto"/>
        <w:jc w:val="both"/>
        <w:rPr/>
      </w:pPr>
      <w:r w:rsidDel="00000000" w:rsidR="00000000" w:rsidRPr="00000000">
        <w:rPr>
          <w:rtl w:val="0"/>
        </w:rPr>
      </w:r>
    </w:p>
    <w:p w:rsidR="00000000" w:rsidDel="00000000" w:rsidP="00000000" w:rsidRDefault="00000000" w:rsidRPr="00000000" w14:paraId="00000037">
      <w:pPr>
        <w:spacing w:after="240" w:before="240" w:line="360" w:lineRule="auto"/>
        <w:ind w:firstLine="720"/>
        <w:jc w:val="both"/>
        <w:rPr/>
      </w:pPr>
      <w:r w:rsidDel="00000000" w:rsidR="00000000" w:rsidRPr="00000000">
        <w:rPr>
          <w:rtl w:val="0"/>
        </w:rPr>
        <w:t xml:space="preserve">A critical concern is the project's implementation schedule, which is found to be exceedingly long. Additionally, Phd students like Fulvio Raddi, for example, are currently encountering challenges related to the standardization of data. While the EFDS is an ambitious and commendable initiative, one that MSCA fellows are grateful to have discovered, thanks to the assistance of different parties or people, like Stefan Theußl (Raiffeisen Bank International), it remains, at this stage, somewhat rudimentary. Large institutions are required to adhere to this standard for their annual reports, yet there are no corresponding obligations for other types of reports, such as ESG disclosures, nor for smaller companies. Furthermore, the companies that do utilize the EFDS standard typically upload a compressed folder containing three subfolders, one of which houses the XML file of the report. Unfortunately, the XML format is not always as optimal as the PDF version for performing data science tasks.</w:t>
      </w:r>
    </w:p>
    <w:p w:rsidR="00000000" w:rsidDel="00000000" w:rsidP="00000000" w:rsidRDefault="00000000" w:rsidRPr="00000000" w14:paraId="00000038">
      <w:pPr>
        <w:spacing w:after="240" w:before="240" w:line="360" w:lineRule="auto"/>
        <w:ind w:firstLine="720"/>
        <w:jc w:val="both"/>
        <w:rPr/>
      </w:pPr>
      <w:r w:rsidDel="00000000" w:rsidR="00000000" w:rsidRPr="00000000">
        <w:rPr>
          <w:rtl w:val="0"/>
        </w:rPr>
        <w:t xml:space="preserve">However, a major shortcoming remains resulting from the absence of a unified database for corporate reports across Europe. While there are already several well-established platforms for numerical data, such as the European Central Bank</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Data Portal</w:t>
        </w:r>
      </w:hyperlink>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FRED</w:t>
        </w:r>
      </w:hyperlink>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Our World in Data</w:t>
        </w:r>
      </w:hyperlink>
      <w:r w:rsidDel="00000000" w:rsidR="00000000" w:rsidRPr="00000000">
        <w:rPr>
          <w:rtl w:val="0"/>
        </w:rPr>
        <w:t xml:space="preserve"> the situation for textual data, particularly structured corporate disclosures, is considerably less mature. Although certain country-specific platforms and national repositories exist and provide access to corporate reports, they operate in a fragmented manner, often using different standards and offering varying levels of accessibility and completeness. This fragmentation makes cross-border aggregation, comparison, and analysis significantly more difficult. The establishment of a truly centralized and harmonized database for corporate reporting remains a critical priority to fully realize the objectives of the European Financial Data Space. The following table contains a summary with countries and the linked responsible authority for the dissemination of the reports.</w:t>
      </w:r>
    </w:p>
    <w:p w:rsidR="00000000" w:rsidDel="00000000" w:rsidP="00000000" w:rsidRDefault="00000000" w:rsidRPr="00000000" w14:paraId="00000039">
      <w:pPr>
        <w:spacing w:line="360" w:lineRule="auto"/>
        <w:rPr/>
      </w:pPr>
      <w:r w:rsidDel="00000000" w:rsidR="00000000" w:rsidRPr="00000000">
        <w:rPr>
          <w:rtl w:val="0"/>
        </w:rPr>
        <w:t xml:space="preserve">Table 1. Responsible authority for ESEF report dissemination per country</w:t>
      </w:r>
    </w:p>
    <w:tbl>
      <w:tblPr>
        <w:tblStyle w:val="Table1"/>
        <w:tblW w:w="8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60"/>
        <w:gridCol w:w="6780"/>
        <w:tblGridChange w:id="0">
          <w:tblGrid>
            <w:gridCol w:w="1560"/>
            <w:gridCol w:w="6780"/>
          </w:tblGrid>
        </w:tblGridChange>
      </w:tblGrid>
      <w:tr>
        <w:trPr>
          <w:cantSplit w:val="0"/>
          <w:trHeight w:val="300" w:hRule="atLeast"/>
          <w:tblHeader w:val="0"/>
        </w:trPr>
        <w:tc>
          <w:tcPr/>
          <w:p w:rsidR="00000000" w:rsidDel="00000000" w:rsidP="00000000" w:rsidRDefault="00000000" w:rsidRPr="00000000" w14:paraId="0000003A">
            <w:pPr>
              <w:spacing w:after="240" w:before="240" w:line="360" w:lineRule="auto"/>
              <w:jc w:val="both"/>
              <w:rPr>
                <w:b w:val="1"/>
                <w:bCs w:val="1"/>
              </w:rPr>
            </w:pPr>
            <w:r w:rsidDel="00000000" w:rsidR="00000000" w:rsidRPr="00000000">
              <w:rPr>
                <w:b w:val="1"/>
                <w:bCs w:val="1"/>
                <w:rtl w:val="0"/>
              </w:rPr>
              <w:t xml:space="preserve">Country</w:t>
            </w:r>
          </w:p>
        </w:tc>
        <w:tc>
          <w:tcPr/>
          <w:p w:rsidR="00000000" w:rsidDel="00000000" w:rsidP="00000000" w:rsidRDefault="00000000" w:rsidRPr="00000000" w14:paraId="0000003B">
            <w:pPr>
              <w:spacing w:after="240" w:before="240" w:line="360" w:lineRule="auto"/>
              <w:jc w:val="both"/>
              <w:rPr>
                <w:b w:val="1"/>
                <w:bCs w:val="1"/>
              </w:rPr>
            </w:pPr>
            <w:r w:rsidDel="00000000" w:rsidR="00000000" w:rsidRPr="00000000">
              <w:rPr>
                <w:b w:val="1"/>
                <w:bCs w:val="1"/>
                <w:rtl w:val="0"/>
              </w:rPr>
              <w:t xml:space="preserve">Official Portal / Collection Point for ESEF Reports</w:t>
            </w:r>
          </w:p>
        </w:tc>
      </w:tr>
      <w:tr>
        <w:trPr>
          <w:cantSplit w:val="0"/>
          <w:trHeight w:val="300" w:hRule="atLeast"/>
          <w:tblHeader w:val="0"/>
        </w:trPr>
        <w:tc>
          <w:tcPr/>
          <w:p w:rsidR="00000000" w:rsidDel="00000000" w:rsidP="00000000" w:rsidRDefault="00000000" w:rsidRPr="00000000" w14:paraId="0000003C">
            <w:pPr>
              <w:spacing w:after="240" w:before="240" w:line="360" w:lineRule="auto"/>
              <w:jc w:val="both"/>
              <w:rPr/>
            </w:pPr>
            <w:r w:rsidDel="00000000" w:rsidR="00000000" w:rsidRPr="00000000">
              <w:rPr>
                <w:rtl w:val="0"/>
              </w:rPr>
              <w:t xml:space="preserve">Austria</w:t>
            </w:r>
          </w:p>
        </w:tc>
        <w:tc>
          <w:tcPr/>
          <w:p w:rsidR="00000000" w:rsidDel="00000000" w:rsidP="00000000" w:rsidRDefault="00000000" w:rsidRPr="00000000" w14:paraId="0000003D">
            <w:pPr>
              <w:spacing w:after="240" w:before="240" w:line="360" w:lineRule="auto"/>
              <w:jc w:val="both"/>
              <w:rPr/>
            </w:pPr>
            <w:r w:rsidDel="00000000" w:rsidR="00000000" w:rsidRPr="00000000">
              <w:rPr>
                <w:rtl w:val="0"/>
              </w:rPr>
              <w:t xml:space="preserve">OeKB Filing System (OAM Issuer Info)</w:t>
            </w:r>
          </w:p>
        </w:tc>
      </w:tr>
      <w:tr>
        <w:trPr>
          <w:cantSplit w:val="0"/>
          <w:trHeight w:val="300" w:hRule="atLeast"/>
          <w:tblHeader w:val="0"/>
        </w:trPr>
        <w:tc>
          <w:tcPr/>
          <w:p w:rsidR="00000000" w:rsidDel="00000000" w:rsidP="00000000" w:rsidRDefault="00000000" w:rsidRPr="00000000" w14:paraId="0000003E">
            <w:pPr>
              <w:spacing w:after="240" w:before="240" w:line="360" w:lineRule="auto"/>
              <w:jc w:val="both"/>
              <w:rPr/>
            </w:pPr>
            <w:r w:rsidDel="00000000" w:rsidR="00000000" w:rsidRPr="00000000">
              <w:rPr>
                <w:rtl w:val="0"/>
              </w:rPr>
              <w:t xml:space="preserve">Belgium</w:t>
            </w:r>
          </w:p>
        </w:tc>
        <w:tc>
          <w:tcPr/>
          <w:p w:rsidR="00000000" w:rsidDel="00000000" w:rsidP="00000000" w:rsidRDefault="00000000" w:rsidRPr="00000000" w14:paraId="0000003F">
            <w:pPr>
              <w:spacing w:after="240" w:before="240" w:line="360" w:lineRule="auto"/>
              <w:jc w:val="both"/>
              <w:rPr/>
            </w:pPr>
            <w:r w:rsidDel="00000000" w:rsidR="00000000" w:rsidRPr="00000000">
              <w:rPr>
                <w:rtl w:val="0"/>
              </w:rPr>
              <w:t xml:space="preserve">FSMA Filing Portal (OAM Issuer Info)</w:t>
            </w:r>
          </w:p>
        </w:tc>
      </w:tr>
      <w:tr>
        <w:trPr>
          <w:cantSplit w:val="0"/>
          <w:trHeight w:val="300" w:hRule="atLeast"/>
          <w:tblHeader w:val="0"/>
        </w:trPr>
        <w:tc>
          <w:tcPr/>
          <w:p w:rsidR="00000000" w:rsidDel="00000000" w:rsidP="00000000" w:rsidRDefault="00000000" w:rsidRPr="00000000" w14:paraId="00000040">
            <w:pPr>
              <w:spacing w:after="240" w:before="240" w:line="360" w:lineRule="auto"/>
              <w:jc w:val="both"/>
              <w:rPr/>
            </w:pPr>
            <w:r w:rsidDel="00000000" w:rsidR="00000000" w:rsidRPr="00000000">
              <w:rPr>
                <w:rtl w:val="0"/>
              </w:rPr>
              <w:t xml:space="preserve">Bulgaria</w:t>
            </w:r>
          </w:p>
        </w:tc>
        <w:tc>
          <w:tcPr/>
          <w:p w:rsidR="00000000" w:rsidDel="00000000" w:rsidP="00000000" w:rsidRDefault="00000000" w:rsidRPr="00000000" w14:paraId="00000041">
            <w:pPr>
              <w:spacing w:after="240" w:before="240" w:line="360" w:lineRule="auto"/>
              <w:jc w:val="both"/>
              <w:rPr/>
            </w:pPr>
            <w:r w:rsidDel="00000000" w:rsidR="00000000" w:rsidRPr="00000000">
              <w:rPr>
                <w:rtl w:val="0"/>
              </w:rPr>
              <w:t xml:space="preserve">FSC Register of Public Companies</w:t>
            </w:r>
          </w:p>
        </w:tc>
      </w:tr>
      <w:tr>
        <w:trPr>
          <w:cantSplit w:val="0"/>
          <w:trHeight w:val="300" w:hRule="atLeast"/>
          <w:tblHeader w:val="0"/>
        </w:trPr>
        <w:tc>
          <w:tcPr/>
          <w:p w:rsidR="00000000" w:rsidDel="00000000" w:rsidP="00000000" w:rsidRDefault="00000000" w:rsidRPr="00000000" w14:paraId="00000042">
            <w:pPr>
              <w:spacing w:after="240" w:before="240" w:line="360" w:lineRule="auto"/>
              <w:jc w:val="both"/>
              <w:rPr/>
            </w:pPr>
            <w:r w:rsidDel="00000000" w:rsidR="00000000" w:rsidRPr="00000000">
              <w:rPr>
                <w:rtl w:val="0"/>
              </w:rPr>
              <w:t xml:space="preserve">Croatia</w:t>
            </w:r>
          </w:p>
        </w:tc>
        <w:tc>
          <w:tcPr/>
          <w:p w:rsidR="00000000" w:rsidDel="00000000" w:rsidP="00000000" w:rsidRDefault="00000000" w:rsidRPr="00000000" w14:paraId="00000043">
            <w:pPr>
              <w:spacing w:after="240" w:before="240" w:line="360" w:lineRule="auto"/>
              <w:jc w:val="both"/>
              <w:rPr/>
            </w:pPr>
            <w:r w:rsidDel="00000000" w:rsidR="00000000" w:rsidRPr="00000000">
              <w:rPr>
                <w:rtl w:val="0"/>
              </w:rPr>
              <w:t xml:space="preserve">HANFA Official Registry</w:t>
            </w:r>
          </w:p>
        </w:tc>
      </w:tr>
      <w:tr>
        <w:trPr>
          <w:cantSplit w:val="0"/>
          <w:trHeight w:val="300" w:hRule="atLeast"/>
          <w:tblHeader w:val="0"/>
        </w:trPr>
        <w:tc>
          <w:tcPr/>
          <w:p w:rsidR="00000000" w:rsidDel="00000000" w:rsidP="00000000" w:rsidRDefault="00000000" w:rsidRPr="00000000" w14:paraId="00000044">
            <w:pPr>
              <w:spacing w:after="240" w:before="240" w:line="360" w:lineRule="auto"/>
              <w:jc w:val="both"/>
              <w:rPr/>
            </w:pPr>
            <w:r w:rsidDel="00000000" w:rsidR="00000000" w:rsidRPr="00000000">
              <w:rPr>
                <w:rtl w:val="0"/>
              </w:rPr>
              <w:t xml:space="preserve">Cyprus</w:t>
            </w:r>
          </w:p>
        </w:tc>
        <w:tc>
          <w:tcPr/>
          <w:p w:rsidR="00000000" w:rsidDel="00000000" w:rsidP="00000000" w:rsidRDefault="00000000" w:rsidRPr="00000000" w14:paraId="00000045">
            <w:pPr>
              <w:spacing w:after="240" w:before="240" w:line="360" w:lineRule="auto"/>
              <w:jc w:val="both"/>
              <w:rPr/>
            </w:pPr>
            <w:r w:rsidDel="00000000" w:rsidR="00000000" w:rsidRPr="00000000">
              <w:rPr>
                <w:rtl w:val="0"/>
              </w:rPr>
              <w:t xml:space="preserve">CySEC Announcements Platform</w:t>
            </w:r>
          </w:p>
        </w:tc>
      </w:tr>
      <w:tr>
        <w:trPr>
          <w:cantSplit w:val="0"/>
          <w:trHeight w:val="300" w:hRule="atLeast"/>
          <w:tblHeader w:val="0"/>
        </w:trPr>
        <w:tc>
          <w:tcPr/>
          <w:p w:rsidR="00000000" w:rsidDel="00000000" w:rsidP="00000000" w:rsidRDefault="00000000" w:rsidRPr="00000000" w14:paraId="00000046">
            <w:pPr>
              <w:spacing w:after="240" w:before="240" w:line="360" w:lineRule="auto"/>
              <w:jc w:val="both"/>
              <w:rPr/>
            </w:pPr>
            <w:r w:rsidDel="00000000" w:rsidR="00000000" w:rsidRPr="00000000">
              <w:rPr>
                <w:rtl w:val="0"/>
              </w:rPr>
              <w:t xml:space="preserve">Czech Republic</w:t>
            </w:r>
          </w:p>
        </w:tc>
        <w:tc>
          <w:tcPr/>
          <w:p w:rsidR="00000000" w:rsidDel="00000000" w:rsidP="00000000" w:rsidRDefault="00000000" w:rsidRPr="00000000" w14:paraId="00000047">
            <w:pPr>
              <w:spacing w:after="240" w:before="240" w:line="360" w:lineRule="auto"/>
              <w:jc w:val="both"/>
              <w:rPr/>
            </w:pPr>
            <w:r w:rsidDel="00000000" w:rsidR="00000000" w:rsidRPr="00000000">
              <w:rPr>
                <w:rtl w:val="0"/>
              </w:rPr>
              <w:t xml:space="preserve">CNB Register of Regulated Information</w:t>
            </w:r>
          </w:p>
        </w:tc>
      </w:tr>
      <w:tr>
        <w:trPr>
          <w:cantSplit w:val="0"/>
          <w:trHeight w:val="300" w:hRule="atLeast"/>
          <w:tblHeader w:val="0"/>
        </w:trPr>
        <w:tc>
          <w:tcPr/>
          <w:p w:rsidR="00000000" w:rsidDel="00000000" w:rsidP="00000000" w:rsidRDefault="00000000" w:rsidRPr="00000000" w14:paraId="00000048">
            <w:pPr>
              <w:spacing w:after="240" w:before="240" w:line="360" w:lineRule="auto"/>
              <w:jc w:val="both"/>
              <w:rPr/>
            </w:pPr>
            <w:r w:rsidDel="00000000" w:rsidR="00000000" w:rsidRPr="00000000">
              <w:rPr>
                <w:rtl w:val="0"/>
              </w:rPr>
              <w:t xml:space="preserve">Denmark</w:t>
            </w:r>
          </w:p>
        </w:tc>
        <w:tc>
          <w:tcPr/>
          <w:p w:rsidR="00000000" w:rsidDel="00000000" w:rsidP="00000000" w:rsidRDefault="00000000" w:rsidRPr="00000000" w14:paraId="00000049">
            <w:pPr>
              <w:spacing w:after="240" w:before="240" w:line="360" w:lineRule="auto"/>
              <w:jc w:val="both"/>
              <w:rPr/>
            </w:pPr>
            <w:r w:rsidDel="00000000" w:rsidR="00000000" w:rsidRPr="00000000">
              <w:rPr>
                <w:rtl w:val="0"/>
              </w:rPr>
              <w:t xml:space="preserve">Official Gazette (Erhvervsstyrelsen)</w:t>
            </w:r>
          </w:p>
        </w:tc>
      </w:tr>
      <w:tr>
        <w:trPr>
          <w:cantSplit w:val="0"/>
          <w:trHeight w:val="300" w:hRule="atLeast"/>
          <w:tblHeader w:val="0"/>
        </w:trPr>
        <w:tc>
          <w:tcPr/>
          <w:p w:rsidR="00000000" w:rsidDel="00000000" w:rsidP="00000000" w:rsidRDefault="00000000" w:rsidRPr="00000000" w14:paraId="0000004A">
            <w:pPr>
              <w:spacing w:after="240" w:before="240" w:line="360" w:lineRule="auto"/>
              <w:jc w:val="both"/>
              <w:rPr/>
            </w:pPr>
            <w:r w:rsidDel="00000000" w:rsidR="00000000" w:rsidRPr="00000000">
              <w:rPr>
                <w:rtl w:val="0"/>
              </w:rPr>
              <w:t xml:space="preserve">Estonia</w:t>
            </w:r>
          </w:p>
        </w:tc>
        <w:tc>
          <w:tcPr/>
          <w:p w:rsidR="00000000" w:rsidDel="00000000" w:rsidP="00000000" w:rsidRDefault="00000000" w:rsidRPr="00000000" w14:paraId="0000004B">
            <w:pPr>
              <w:spacing w:after="240" w:before="240" w:line="360" w:lineRule="auto"/>
              <w:jc w:val="both"/>
              <w:rPr/>
            </w:pPr>
            <w:r w:rsidDel="00000000" w:rsidR="00000000" w:rsidRPr="00000000">
              <w:rPr>
                <w:rtl w:val="0"/>
              </w:rPr>
              <w:t xml:space="preserve">NASDAQ Tallinn (regulated info repository)</w:t>
            </w:r>
          </w:p>
        </w:tc>
      </w:tr>
      <w:tr>
        <w:trPr>
          <w:cantSplit w:val="0"/>
          <w:trHeight w:val="300" w:hRule="atLeast"/>
          <w:tblHeader w:val="0"/>
        </w:trPr>
        <w:tc>
          <w:tcPr/>
          <w:p w:rsidR="00000000" w:rsidDel="00000000" w:rsidP="00000000" w:rsidRDefault="00000000" w:rsidRPr="00000000" w14:paraId="0000004C">
            <w:pPr>
              <w:spacing w:after="240" w:before="240" w:line="360" w:lineRule="auto"/>
              <w:jc w:val="both"/>
              <w:rPr/>
            </w:pPr>
            <w:r w:rsidDel="00000000" w:rsidR="00000000" w:rsidRPr="00000000">
              <w:rPr>
                <w:rtl w:val="0"/>
              </w:rPr>
              <w:t xml:space="preserve">Finland</w:t>
            </w:r>
          </w:p>
        </w:tc>
        <w:tc>
          <w:tcPr/>
          <w:p w:rsidR="00000000" w:rsidDel="00000000" w:rsidP="00000000" w:rsidRDefault="00000000" w:rsidRPr="00000000" w14:paraId="0000004D">
            <w:pPr>
              <w:spacing w:after="240" w:before="240" w:line="360" w:lineRule="auto"/>
              <w:jc w:val="both"/>
              <w:rPr/>
            </w:pPr>
            <w:r w:rsidDel="00000000" w:rsidR="00000000" w:rsidRPr="00000000">
              <w:rPr>
                <w:rtl w:val="0"/>
              </w:rPr>
              <w:t xml:space="preserve">FIN-FSA Storage of Regulated Information</w:t>
            </w:r>
          </w:p>
        </w:tc>
      </w:tr>
      <w:tr>
        <w:trPr>
          <w:cantSplit w:val="0"/>
          <w:trHeight w:val="300" w:hRule="atLeast"/>
          <w:tblHeader w:val="0"/>
        </w:trPr>
        <w:tc>
          <w:tcPr/>
          <w:p w:rsidR="00000000" w:rsidDel="00000000" w:rsidP="00000000" w:rsidRDefault="00000000" w:rsidRPr="00000000" w14:paraId="0000004E">
            <w:pPr>
              <w:spacing w:after="240" w:before="240" w:line="360" w:lineRule="auto"/>
              <w:jc w:val="both"/>
              <w:rPr/>
            </w:pPr>
            <w:r w:rsidDel="00000000" w:rsidR="00000000" w:rsidRPr="00000000">
              <w:rPr>
                <w:rtl w:val="0"/>
              </w:rPr>
              <w:t xml:space="preserve">France</w:t>
            </w:r>
          </w:p>
        </w:tc>
        <w:tc>
          <w:tcPr/>
          <w:p w:rsidR="00000000" w:rsidDel="00000000" w:rsidP="00000000" w:rsidRDefault="00000000" w:rsidRPr="00000000" w14:paraId="0000004F">
            <w:pPr>
              <w:spacing w:after="240" w:before="240" w:line="360" w:lineRule="auto"/>
              <w:jc w:val="both"/>
              <w:rPr/>
            </w:pPr>
            <w:r w:rsidDel="00000000" w:rsidR="00000000" w:rsidRPr="00000000">
              <w:rPr>
                <w:rtl w:val="0"/>
              </w:rPr>
              <w:t xml:space="preserve">Official Bulletin (BALO) + AMF</w:t>
            </w:r>
          </w:p>
        </w:tc>
      </w:tr>
      <w:tr>
        <w:trPr>
          <w:cantSplit w:val="0"/>
          <w:trHeight w:val="300" w:hRule="atLeast"/>
          <w:tblHeader w:val="0"/>
        </w:trPr>
        <w:tc>
          <w:tcPr/>
          <w:p w:rsidR="00000000" w:rsidDel="00000000" w:rsidP="00000000" w:rsidRDefault="00000000" w:rsidRPr="00000000" w14:paraId="00000050">
            <w:pPr>
              <w:spacing w:after="240" w:before="240" w:line="360" w:lineRule="auto"/>
              <w:jc w:val="both"/>
              <w:rPr/>
            </w:pPr>
            <w:r w:rsidDel="00000000" w:rsidR="00000000" w:rsidRPr="00000000">
              <w:rPr>
                <w:rtl w:val="0"/>
              </w:rPr>
              <w:t xml:space="preserve">Germany</w:t>
            </w:r>
          </w:p>
        </w:tc>
        <w:tc>
          <w:tcPr/>
          <w:p w:rsidR="00000000" w:rsidDel="00000000" w:rsidP="00000000" w:rsidRDefault="00000000" w:rsidRPr="00000000" w14:paraId="00000051">
            <w:pPr>
              <w:spacing w:after="240" w:before="240" w:line="360" w:lineRule="auto"/>
              <w:jc w:val="both"/>
              <w:rPr/>
            </w:pPr>
            <w:r w:rsidDel="00000000" w:rsidR="00000000" w:rsidRPr="00000000">
              <w:rPr>
                <w:rtl w:val="0"/>
              </w:rPr>
              <w:t xml:space="preserve">Bundesanzeiger Filing Portal</w:t>
            </w:r>
          </w:p>
        </w:tc>
      </w:tr>
      <w:tr>
        <w:trPr>
          <w:cantSplit w:val="0"/>
          <w:trHeight w:val="300" w:hRule="atLeast"/>
          <w:tblHeader w:val="0"/>
        </w:trPr>
        <w:tc>
          <w:tcPr/>
          <w:p w:rsidR="00000000" w:rsidDel="00000000" w:rsidP="00000000" w:rsidRDefault="00000000" w:rsidRPr="00000000" w14:paraId="00000052">
            <w:pPr>
              <w:spacing w:after="240" w:before="240" w:line="360" w:lineRule="auto"/>
              <w:jc w:val="both"/>
              <w:rPr/>
            </w:pPr>
            <w:r w:rsidDel="00000000" w:rsidR="00000000" w:rsidRPr="00000000">
              <w:rPr>
                <w:rtl w:val="0"/>
              </w:rPr>
              <w:t xml:space="preserve">Greece</w:t>
            </w:r>
          </w:p>
        </w:tc>
        <w:tc>
          <w:tcPr/>
          <w:p w:rsidR="00000000" w:rsidDel="00000000" w:rsidP="00000000" w:rsidRDefault="00000000" w:rsidRPr="00000000" w14:paraId="00000053">
            <w:pPr>
              <w:spacing w:after="240" w:before="240" w:line="360" w:lineRule="auto"/>
              <w:jc w:val="both"/>
              <w:rPr/>
            </w:pPr>
            <w:r w:rsidDel="00000000" w:rsidR="00000000" w:rsidRPr="00000000">
              <w:rPr>
                <w:rtl w:val="0"/>
              </w:rPr>
              <w:t xml:space="preserve">HCMC Registry</w:t>
            </w:r>
          </w:p>
        </w:tc>
      </w:tr>
      <w:tr>
        <w:trPr>
          <w:cantSplit w:val="0"/>
          <w:trHeight w:val="300" w:hRule="atLeast"/>
          <w:tblHeader w:val="0"/>
        </w:trPr>
        <w:tc>
          <w:tcPr/>
          <w:p w:rsidR="00000000" w:rsidDel="00000000" w:rsidP="00000000" w:rsidRDefault="00000000" w:rsidRPr="00000000" w14:paraId="00000054">
            <w:pPr>
              <w:spacing w:after="240" w:before="240" w:line="360" w:lineRule="auto"/>
              <w:jc w:val="both"/>
              <w:rPr/>
            </w:pPr>
            <w:r w:rsidDel="00000000" w:rsidR="00000000" w:rsidRPr="00000000">
              <w:rPr>
                <w:rtl w:val="0"/>
              </w:rPr>
              <w:t xml:space="preserve">Hungary</w:t>
            </w:r>
          </w:p>
        </w:tc>
        <w:tc>
          <w:tcPr/>
          <w:p w:rsidR="00000000" w:rsidDel="00000000" w:rsidP="00000000" w:rsidRDefault="00000000" w:rsidRPr="00000000" w14:paraId="00000055">
            <w:pPr>
              <w:spacing w:after="240" w:before="240" w:line="360" w:lineRule="auto"/>
              <w:jc w:val="both"/>
              <w:rPr/>
            </w:pPr>
            <w:r w:rsidDel="00000000" w:rsidR="00000000" w:rsidRPr="00000000">
              <w:rPr>
                <w:rtl w:val="0"/>
              </w:rPr>
              <w:t xml:space="preserve">Official Storage Mechanism - MNB</w:t>
            </w:r>
          </w:p>
        </w:tc>
      </w:tr>
      <w:tr>
        <w:trPr>
          <w:cantSplit w:val="0"/>
          <w:trHeight w:val="300" w:hRule="atLeast"/>
          <w:tblHeader w:val="0"/>
        </w:trPr>
        <w:tc>
          <w:tcPr/>
          <w:p w:rsidR="00000000" w:rsidDel="00000000" w:rsidP="00000000" w:rsidRDefault="00000000" w:rsidRPr="00000000" w14:paraId="00000056">
            <w:pPr>
              <w:spacing w:after="240" w:before="240" w:line="360" w:lineRule="auto"/>
              <w:jc w:val="both"/>
              <w:rPr/>
            </w:pPr>
            <w:r w:rsidDel="00000000" w:rsidR="00000000" w:rsidRPr="00000000">
              <w:rPr>
                <w:rtl w:val="0"/>
              </w:rPr>
              <w:t xml:space="preserve">Ireland</w:t>
            </w:r>
          </w:p>
        </w:tc>
        <w:tc>
          <w:tcPr/>
          <w:p w:rsidR="00000000" w:rsidDel="00000000" w:rsidP="00000000" w:rsidRDefault="00000000" w:rsidRPr="00000000" w14:paraId="00000057">
            <w:pPr>
              <w:spacing w:after="240" w:before="240" w:line="360" w:lineRule="auto"/>
              <w:jc w:val="both"/>
              <w:rPr/>
            </w:pPr>
            <w:r w:rsidDel="00000000" w:rsidR="00000000" w:rsidRPr="00000000">
              <w:rPr>
                <w:rtl w:val="0"/>
              </w:rPr>
              <w:t xml:space="preserve">Central Bank of Ireland</w:t>
            </w:r>
          </w:p>
        </w:tc>
      </w:tr>
      <w:tr>
        <w:trPr>
          <w:cantSplit w:val="0"/>
          <w:trHeight w:val="300" w:hRule="atLeast"/>
          <w:tblHeader w:val="0"/>
        </w:trPr>
        <w:tc>
          <w:tcPr/>
          <w:p w:rsidR="00000000" w:rsidDel="00000000" w:rsidP="00000000" w:rsidRDefault="00000000" w:rsidRPr="00000000" w14:paraId="00000058">
            <w:pPr>
              <w:spacing w:after="240" w:before="240" w:line="360" w:lineRule="auto"/>
              <w:jc w:val="both"/>
              <w:rPr/>
            </w:pPr>
            <w:r w:rsidDel="00000000" w:rsidR="00000000" w:rsidRPr="00000000">
              <w:rPr>
                <w:rtl w:val="0"/>
              </w:rPr>
              <w:t xml:space="preserve">Italy</w:t>
            </w:r>
          </w:p>
        </w:tc>
        <w:tc>
          <w:tcPr/>
          <w:p w:rsidR="00000000" w:rsidDel="00000000" w:rsidP="00000000" w:rsidRDefault="00000000" w:rsidRPr="00000000" w14:paraId="00000059">
            <w:pPr>
              <w:spacing w:after="240" w:before="240" w:line="360" w:lineRule="auto"/>
              <w:jc w:val="both"/>
              <w:rPr/>
            </w:pPr>
            <w:r w:rsidDel="00000000" w:rsidR="00000000" w:rsidRPr="00000000">
              <w:rPr>
                <w:rtl w:val="0"/>
              </w:rPr>
              <w:t xml:space="preserve">eMarket Storage System (managed by Teleborsa, Spafid)</w:t>
            </w:r>
          </w:p>
        </w:tc>
      </w:tr>
      <w:tr>
        <w:trPr>
          <w:cantSplit w:val="0"/>
          <w:trHeight w:val="300" w:hRule="atLeast"/>
          <w:tblHeader w:val="0"/>
        </w:trPr>
        <w:tc>
          <w:tcPr/>
          <w:p w:rsidR="00000000" w:rsidDel="00000000" w:rsidP="00000000" w:rsidRDefault="00000000" w:rsidRPr="00000000" w14:paraId="0000005A">
            <w:pPr>
              <w:spacing w:after="240" w:before="240" w:line="360" w:lineRule="auto"/>
              <w:jc w:val="both"/>
              <w:rPr/>
            </w:pPr>
            <w:r w:rsidDel="00000000" w:rsidR="00000000" w:rsidRPr="00000000">
              <w:rPr>
                <w:rtl w:val="0"/>
              </w:rPr>
              <w:t xml:space="preserve">Latvia</w:t>
            </w:r>
          </w:p>
        </w:tc>
        <w:tc>
          <w:tcPr/>
          <w:p w:rsidR="00000000" w:rsidDel="00000000" w:rsidP="00000000" w:rsidRDefault="00000000" w:rsidRPr="00000000" w14:paraId="0000005B">
            <w:pPr>
              <w:spacing w:after="240" w:before="240" w:line="360" w:lineRule="auto"/>
              <w:jc w:val="both"/>
              <w:rPr/>
            </w:pPr>
            <w:r w:rsidDel="00000000" w:rsidR="00000000" w:rsidRPr="00000000">
              <w:rPr>
                <w:rtl w:val="0"/>
              </w:rPr>
              <w:t xml:space="preserve">Nasdaq Riga - Regulated Info Platform</w:t>
            </w:r>
          </w:p>
        </w:tc>
      </w:tr>
      <w:tr>
        <w:trPr>
          <w:cantSplit w:val="0"/>
          <w:trHeight w:val="300" w:hRule="atLeast"/>
          <w:tblHeader w:val="0"/>
        </w:trPr>
        <w:tc>
          <w:tcPr/>
          <w:p w:rsidR="00000000" w:rsidDel="00000000" w:rsidP="00000000" w:rsidRDefault="00000000" w:rsidRPr="00000000" w14:paraId="0000005C">
            <w:pPr>
              <w:spacing w:after="240" w:before="240" w:line="360" w:lineRule="auto"/>
              <w:jc w:val="both"/>
              <w:rPr/>
            </w:pPr>
            <w:r w:rsidDel="00000000" w:rsidR="00000000" w:rsidRPr="00000000">
              <w:rPr>
                <w:rtl w:val="0"/>
              </w:rPr>
              <w:t xml:space="preserve">Lithuania</w:t>
            </w:r>
          </w:p>
        </w:tc>
        <w:tc>
          <w:tcPr/>
          <w:p w:rsidR="00000000" w:rsidDel="00000000" w:rsidP="00000000" w:rsidRDefault="00000000" w:rsidRPr="00000000" w14:paraId="0000005D">
            <w:pPr>
              <w:spacing w:after="240" w:before="240" w:line="360" w:lineRule="auto"/>
              <w:jc w:val="both"/>
              <w:rPr/>
            </w:pPr>
            <w:r w:rsidDel="00000000" w:rsidR="00000000" w:rsidRPr="00000000">
              <w:rPr>
                <w:rtl w:val="0"/>
              </w:rPr>
              <w:t xml:space="preserve">Nasdaq Vilnius - Official Register</w:t>
            </w:r>
          </w:p>
        </w:tc>
      </w:tr>
      <w:tr>
        <w:trPr>
          <w:cantSplit w:val="0"/>
          <w:trHeight w:val="300" w:hRule="atLeast"/>
          <w:tblHeader w:val="0"/>
        </w:trPr>
        <w:tc>
          <w:tcPr/>
          <w:p w:rsidR="00000000" w:rsidDel="00000000" w:rsidP="00000000" w:rsidRDefault="00000000" w:rsidRPr="00000000" w14:paraId="0000005E">
            <w:pPr>
              <w:spacing w:after="240" w:before="240" w:line="360" w:lineRule="auto"/>
              <w:jc w:val="both"/>
              <w:rPr/>
            </w:pPr>
            <w:r w:rsidDel="00000000" w:rsidR="00000000" w:rsidRPr="00000000">
              <w:rPr>
                <w:rtl w:val="0"/>
              </w:rPr>
              <w:t xml:space="preserve">Luxembourg</w:t>
            </w:r>
          </w:p>
        </w:tc>
        <w:tc>
          <w:tcPr/>
          <w:p w:rsidR="00000000" w:rsidDel="00000000" w:rsidP="00000000" w:rsidRDefault="00000000" w:rsidRPr="00000000" w14:paraId="0000005F">
            <w:pPr>
              <w:spacing w:after="240" w:before="240" w:line="360" w:lineRule="auto"/>
              <w:jc w:val="both"/>
              <w:rPr/>
            </w:pPr>
            <w:r w:rsidDel="00000000" w:rsidR="00000000" w:rsidRPr="00000000">
              <w:rPr>
                <w:rtl w:val="0"/>
              </w:rPr>
              <w:t xml:space="preserve">Financial Reporting Storage CSSF</w:t>
            </w:r>
          </w:p>
        </w:tc>
      </w:tr>
      <w:tr>
        <w:trPr>
          <w:cantSplit w:val="0"/>
          <w:trHeight w:val="300" w:hRule="atLeast"/>
          <w:tblHeader w:val="0"/>
        </w:trPr>
        <w:tc>
          <w:tcPr/>
          <w:p w:rsidR="00000000" w:rsidDel="00000000" w:rsidP="00000000" w:rsidRDefault="00000000" w:rsidRPr="00000000" w14:paraId="00000060">
            <w:pPr>
              <w:spacing w:after="240" w:before="240" w:line="360" w:lineRule="auto"/>
              <w:jc w:val="both"/>
              <w:rPr/>
            </w:pPr>
            <w:r w:rsidDel="00000000" w:rsidR="00000000" w:rsidRPr="00000000">
              <w:rPr>
                <w:rtl w:val="0"/>
              </w:rPr>
              <w:t xml:space="preserve">Malta</w:t>
            </w:r>
          </w:p>
        </w:tc>
        <w:tc>
          <w:tcPr/>
          <w:p w:rsidR="00000000" w:rsidDel="00000000" w:rsidP="00000000" w:rsidRDefault="00000000" w:rsidRPr="00000000" w14:paraId="00000061">
            <w:pPr>
              <w:spacing w:after="240" w:before="240" w:line="360" w:lineRule="auto"/>
              <w:jc w:val="both"/>
              <w:rPr/>
            </w:pPr>
            <w:r w:rsidDel="00000000" w:rsidR="00000000" w:rsidRPr="00000000">
              <w:rPr>
                <w:rtl w:val="0"/>
              </w:rPr>
              <w:t xml:space="preserve">MFSA National Storage Mechanism</w:t>
            </w:r>
          </w:p>
        </w:tc>
      </w:tr>
      <w:tr>
        <w:trPr>
          <w:cantSplit w:val="0"/>
          <w:trHeight w:val="300" w:hRule="atLeast"/>
          <w:tblHeader w:val="0"/>
        </w:trPr>
        <w:tc>
          <w:tcPr/>
          <w:p w:rsidR="00000000" w:rsidDel="00000000" w:rsidP="00000000" w:rsidRDefault="00000000" w:rsidRPr="00000000" w14:paraId="00000062">
            <w:pPr>
              <w:spacing w:after="240" w:before="240" w:line="360" w:lineRule="auto"/>
              <w:jc w:val="both"/>
              <w:rPr/>
            </w:pPr>
            <w:r w:rsidDel="00000000" w:rsidR="00000000" w:rsidRPr="00000000">
              <w:rPr>
                <w:rtl w:val="0"/>
              </w:rPr>
              <w:t xml:space="preserve">Netherlands</w:t>
            </w:r>
          </w:p>
        </w:tc>
        <w:tc>
          <w:tcPr/>
          <w:p w:rsidR="00000000" w:rsidDel="00000000" w:rsidP="00000000" w:rsidRDefault="00000000" w:rsidRPr="00000000" w14:paraId="00000063">
            <w:pPr>
              <w:spacing w:after="240" w:before="240" w:line="360" w:lineRule="auto"/>
              <w:jc w:val="both"/>
              <w:rPr/>
            </w:pPr>
            <w:r w:rsidDel="00000000" w:rsidR="00000000" w:rsidRPr="00000000">
              <w:rPr>
                <w:rtl w:val="0"/>
              </w:rPr>
              <w:t xml:space="preserve">AFM Register for Regulated Information</w:t>
            </w:r>
          </w:p>
        </w:tc>
      </w:tr>
      <w:tr>
        <w:trPr>
          <w:cantSplit w:val="0"/>
          <w:trHeight w:val="300" w:hRule="atLeast"/>
          <w:tblHeader w:val="0"/>
        </w:trPr>
        <w:tc>
          <w:tcPr/>
          <w:p w:rsidR="00000000" w:rsidDel="00000000" w:rsidP="00000000" w:rsidRDefault="00000000" w:rsidRPr="00000000" w14:paraId="00000064">
            <w:pPr>
              <w:spacing w:after="240" w:before="240" w:line="360" w:lineRule="auto"/>
              <w:jc w:val="both"/>
              <w:rPr/>
            </w:pPr>
            <w:r w:rsidDel="00000000" w:rsidR="00000000" w:rsidRPr="00000000">
              <w:rPr>
                <w:rtl w:val="0"/>
              </w:rPr>
              <w:t xml:space="preserve">Poland</w:t>
            </w:r>
          </w:p>
        </w:tc>
        <w:tc>
          <w:tcPr/>
          <w:p w:rsidR="00000000" w:rsidDel="00000000" w:rsidP="00000000" w:rsidRDefault="00000000" w:rsidRPr="00000000" w14:paraId="00000065">
            <w:pPr>
              <w:spacing w:after="240" w:before="240" w:line="360" w:lineRule="auto"/>
              <w:jc w:val="both"/>
              <w:rPr/>
            </w:pPr>
            <w:r w:rsidDel="00000000" w:rsidR="00000000" w:rsidRPr="00000000">
              <w:rPr>
                <w:rtl w:val="0"/>
              </w:rPr>
              <w:t xml:space="preserve">Official Storage Platform - KNF</w:t>
            </w:r>
          </w:p>
        </w:tc>
      </w:tr>
      <w:tr>
        <w:trPr>
          <w:cantSplit w:val="0"/>
          <w:trHeight w:val="300" w:hRule="atLeast"/>
          <w:tblHeader w:val="0"/>
        </w:trPr>
        <w:tc>
          <w:tcPr/>
          <w:p w:rsidR="00000000" w:rsidDel="00000000" w:rsidP="00000000" w:rsidRDefault="00000000" w:rsidRPr="00000000" w14:paraId="00000066">
            <w:pPr>
              <w:spacing w:after="240" w:before="240" w:line="360" w:lineRule="auto"/>
              <w:jc w:val="both"/>
              <w:rPr/>
            </w:pPr>
            <w:r w:rsidDel="00000000" w:rsidR="00000000" w:rsidRPr="00000000">
              <w:rPr>
                <w:rtl w:val="0"/>
              </w:rPr>
              <w:t xml:space="preserve">Portugal</w:t>
            </w:r>
          </w:p>
        </w:tc>
        <w:tc>
          <w:tcPr/>
          <w:p w:rsidR="00000000" w:rsidDel="00000000" w:rsidP="00000000" w:rsidRDefault="00000000" w:rsidRPr="00000000" w14:paraId="00000067">
            <w:pPr>
              <w:spacing w:after="240" w:before="240" w:line="360" w:lineRule="auto"/>
              <w:jc w:val="both"/>
              <w:rPr/>
            </w:pPr>
            <w:r w:rsidDel="00000000" w:rsidR="00000000" w:rsidRPr="00000000">
              <w:rPr>
                <w:rtl w:val="0"/>
              </w:rPr>
              <w:t xml:space="preserve">CMVM Storage Platform</w:t>
            </w:r>
          </w:p>
        </w:tc>
      </w:tr>
      <w:tr>
        <w:trPr>
          <w:cantSplit w:val="0"/>
          <w:trHeight w:val="300" w:hRule="atLeast"/>
          <w:tblHeader w:val="0"/>
        </w:trPr>
        <w:tc>
          <w:tcPr/>
          <w:p w:rsidR="00000000" w:rsidDel="00000000" w:rsidP="00000000" w:rsidRDefault="00000000" w:rsidRPr="00000000" w14:paraId="00000068">
            <w:pPr>
              <w:spacing w:after="240" w:before="240" w:line="360" w:lineRule="auto"/>
              <w:jc w:val="both"/>
              <w:rPr/>
            </w:pPr>
            <w:r w:rsidDel="00000000" w:rsidR="00000000" w:rsidRPr="00000000">
              <w:rPr>
                <w:rtl w:val="0"/>
              </w:rPr>
              <w:t xml:space="preserve">Romania</w:t>
            </w:r>
          </w:p>
        </w:tc>
        <w:tc>
          <w:tcPr/>
          <w:p w:rsidR="00000000" w:rsidDel="00000000" w:rsidP="00000000" w:rsidRDefault="00000000" w:rsidRPr="00000000" w14:paraId="00000069">
            <w:pPr>
              <w:spacing w:after="240" w:before="240" w:line="360" w:lineRule="auto"/>
              <w:jc w:val="both"/>
              <w:rPr/>
            </w:pPr>
            <w:r w:rsidDel="00000000" w:rsidR="00000000" w:rsidRPr="00000000">
              <w:rPr>
                <w:rtl w:val="0"/>
              </w:rPr>
              <w:t xml:space="preserve">ASF Regulated Information Database</w:t>
            </w:r>
          </w:p>
        </w:tc>
      </w:tr>
      <w:tr>
        <w:trPr>
          <w:cantSplit w:val="0"/>
          <w:trHeight w:val="300" w:hRule="atLeast"/>
          <w:tblHeader w:val="0"/>
        </w:trPr>
        <w:tc>
          <w:tcPr/>
          <w:p w:rsidR="00000000" w:rsidDel="00000000" w:rsidP="00000000" w:rsidRDefault="00000000" w:rsidRPr="00000000" w14:paraId="0000006A">
            <w:pPr>
              <w:spacing w:after="240" w:before="240" w:line="360" w:lineRule="auto"/>
              <w:jc w:val="both"/>
              <w:rPr/>
            </w:pPr>
            <w:r w:rsidDel="00000000" w:rsidR="00000000" w:rsidRPr="00000000">
              <w:rPr>
                <w:rtl w:val="0"/>
              </w:rPr>
              <w:t xml:space="preserve">Slovakia</w:t>
            </w:r>
          </w:p>
        </w:tc>
        <w:tc>
          <w:tcPr/>
          <w:p w:rsidR="00000000" w:rsidDel="00000000" w:rsidP="00000000" w:rsidRDefault="00000000" w:rsidRPr="00000000" w14:paraId="0000006B">
            <w:pPr>
              <w:spacing w:after="240" w:before="240" w:line="360" w:lineRule="auto"/>
              <w:jc w:val="both"/>
              <w:rPr/>
            </w:pPr>
            <w:r w:rsidDel="00000000" w:rsidR="00000000" w:rsidRPr="00000000">
              <w:rPr>
                <w:rtl w:val="0"/>
              </w:rPr>
              <w:t xml:space="preserve">NBS and Bratislava Stock Exchange</w:t>
            </w:r>
          </w:p>
        </w:tc>
      </w:tr>
      <w:tr>
        <w:trPr>
          <w:cantSplit w:val="0"/>
          <w:trHeight w:val="300" w:hRule="atLeast"/>
          <w:tblHeader w:val="0"/>
        </w:trPr>
        <w:tc>
          <w:tcPr/>
          <w:p w:rsidR="00000000" w:rsidDel="00000000" w:rsidP="00000000" w:rsidRDefault="00000000" w:rsidRPr="00000000" w14:paraId="0000006C">
            <w:pPr>
              <w:spacing w:after="240" w:before="240" w:line="360" w:lineRule="auto"/>
              <w:jc w:val="both"/>
              <w:rPr/>
            </w:pPr>
            <w:r w:rsidDel="00000000" w:rsidR="00000000" w:rsidRPr="00000000">
              <w:rPr>
                <w:rtl w:val="0"/>
              </w:rPr>
              <w:t xml:space="preserve">Slovenia</w:t>
            </w:r>
          </w:p>
        </w:tc>
        <w:tc>
          <w:tcPr/>
          <w:p w:rsidR="00000000" w:rsidDel="00000000" w:rsidP="00000000" w:rsidRDefault="00000000" w:rsidRPr="00000000" w14:paraId="0000006D">
            <w:pPr>
              <w:spacing w:after="240" w:before="240" w:line="360" w:lineRule="auto"/>
              <w:jc w:val="both"/>
              <w:rPr/>
            </w:pPr>
            <w:r w:rsidDel="00000000" w:rsidR="00000000" w:rsidRPr="00000000">
              <w:rPr>
                <w:rtl w:val="0"/>
              </w:rPr>
              <w:t xml:space="preserve">AJPES Official Portal (Agency of Public Legal Records and Services)</w:t>
            </w:r>
          </w:p>
        </w:tc>
      </w:tr>
      <w:tr>
        <w:trPr>
          <w:cantSplit w:val="0"/>
          <w:trHeight w:val="300" w:hRule="atLeast"/>
          <w:tblHeader w:val="0"/>
        </w:trPr>
        <w:tc>
          <w:tcPr/>
          <w:p w:rsidR="00000000" w:rsidDel="00000000" w:rsidP="00000000" w:rsidRDefault="00000000" w:rsidRPr="00000000" w14:paraId="0000006E">
            <w:pPr>
              <w:spacing w:after="240" w:before="240" w:line="360" w:lineRule="auto"/>
              <w:jc w:val="both"/>
              <w:rPr/>
            </w:pPr>
            <w:r w:rsidDel="00000000" w:rsidR="00000000" w:rsidRPr="00000000">
              <w:rPr>
                <w:rtl w:val="0"/>
              </w:rPr>
              <w:t xml:space="preserve">Spain</w:t>
            </w:r>
          </w:p>
        </w:tc>
        <w:tc>
          <w:tcPr/>
          <w:p w:rsidR="00000000" w:rsidDel="00000000" w:rsidP="00000000" w:rsidRDefault="00000000" w:rsidRPr="00000000" w14:paraId="0000006F">
            <w:pPr>
              <w:spacing w:after="240" w:before="240" w:line="360" w:lineRule="auto"/>
              <w:jc w:val="both"/>
              <w:rPr/>
            </w:pPr>
            <w:r w:rsidDel="00000000" w:rsidR="00000000" w:rsidRPr="00000000">
              <w:rPr>
                <w:rtl w:val="0"/>
              </w:rPr>
              <w:t xml:space="preserve">CNMV Official Filing Portal</w:t>
            </w:r>
          </w:p>
        </w:tc>
      </w:tr>
      <w:tr>
        <w:trPr>
          <w:cantSplit w:val="0"/>
          <w:trHeight w:val="300" w:hRule="atLeast"/>
          <w:tblHeader w:val="0"/>
        </w:trPr>
        <w:tc>
          <w:tcPr/>
          <w:p w:rsidR="00000000" w:rsidDel="00000000" w:rsidP="00000000" w:rsidRDefault="00000000" w:rsidRPr="00000000" w14:paraId="00000070">
            <w:pPr>
              <w:spacing w:after="240" w:before="240" w:line="360" w:lineRule="auto"/>
              <w:jc w:val="both"/>
              <w:rPr/>
            </w:pPr>
            <w:r w:rsidDel="00000000" w:rsidR="00000000" w:rsidRPr="00000000">
              <w:rPr>
                <w:rtl w:val="0"/>
              </w:rPr>
              <w:t xml:space="preserve">Sweden</w:t>
            </w:r>
          </w:p>
        </w:tc>
        <w:tc>
          <w:tcPr/>
          <w:p w:rsidR="00000000" w:rsidDel="00000000" w:rsidP="00000000" w:rsidRDefault="00000000" w:rsidRPr="00000000" w14:paraId="00000071">
            <w:pPr>
              <w:spacing w:after="240" w:before="240" w:line="360" w:lineRule="auto"/>
              <w:jc w:val="both"/>
              <w:rPr/>
            </w:pPr>
            <w:r w:rsidDel="00000000" w:rsidR="00000000" w:rsidRPr="00000000">
              <w:rPr>
                <w:rtl w:val="0"/>
              </w:rPr>
              <w:t xml:space="preserve">Finansinspektionen + Nasdaq Stockholm.</w:t>
            </w:r>
          </w:p>
        </w:tc>
      </w:tr>
    </w:tbl>
    <w:p w:rsidR="00000000" w:rsidDel="00000000" w:rsidP="00000000" w:rsidRDefault="00000000" w:rsidRPr="00000000" w14:paraId="00000072">
      <w:pPr>
        <w:spacing w:after="240" w:before="240" w:line="360" w:lineRule="auto"/>
        <w:jc w:val="both"/>
        <w:rPr>
          <w:i w:val="1"/>
          <w:iCs w:val="1"/>
          <w:sz w:val="18"/>
          <w:szCs w:val="18"/>
        </w:rPr>
      </w:pPr>
      <w:r w:rsidDel="00000000" w:rsidR="00000000" w:rsidRPr="00000000">
        <w:rPr>
          <w:i w:val="1"/>
          <w:iCs w:val="1"/>
          <w:sz w:val="18"/>
          <w:szCs w:val="18"/>
          <w:rtl w:val="0"/>
        </w:rPr>
        <w:t xml:space="preserve">Source: Authors’ construction</w:t>
      </w:r>
    </w:p>
    <w:p w:rsidR="00000000" w:rsidDel="00000000" w:rsidP="00000000" w:rsidRDefault="00000000" w:rsidRPr="00000000" w14:paraId="00000073">
      <w:pPr>
        <w:spacing w:after="240" w:before="240" w:line="360" w:lineRule="auto"/>
        <w:jc w:val="both"/>
        <w:rPr/>
      </w:pPr>
      <w:r w:rsidDel="00000000" w:rsidR="00000000" w:rsidRPr="00000000">
        <w:rPr>
          <w:rtl w:val="0"/>
        </w:rPr>
        <w:t xml:space="preserve"> </w:t>
        <w:tab/>
        <w:t xml:space="preserve">Please notice that not all 27 EU countries were individually listed because some countries share responsibilities through common platforms or are represented collectively (for example, in smaller member states or where ESEF adoption is coordinated through pan-European initiatives). Also, in some cases, the national authority might delegate tasks to multiple bodies, or the implementation is still in progress and not fully clarified publicly yet.</w:t>
      </w:r>
    </w:p>
    <w:p w:rsidR="00000000" w:rsidDel="00000000" w:rsidP="00000000" w:rsidRDefault="00000000" w:rsidRPr="00000000" w14:paraId="00000074">
      <w:pPr>
        <w:spacing w:before="240" w:line="360" w:lineRule="auto"/>
        <w:ind w:firstLine="720"/>
        <w:jc w:val="both"/>
        <w:rPr/>
      </w:pPr>
      <w:sdt>
        <w:sdtPr>
          <w:id w:val="-1496845596"/>
          <w:tag w:val="goog_rdk_9"/>
        </w:sdtPr>
        <w:sdtContent>
          <w:commentRangeStart w:id="1"/>
        </w:sdtContent>
      </w:sdt>
      <w:r w:rsidDel="00000000" w:rsidR="00000000" w:rsidRPr="00000000">
        <w:rPr>
          <w:rtl w:val="0"/>
        </w:rPr>
        <w:t xml:space="preserve">Specifically, countries like </w:t>
      </w:r>
      <w:r w:rsidDel="00000000" w:rsidR="00000000" w:rsidRPr="00000000">
        <w:rPr>
          <w:b w:val="1"/>
          <w:bCs w:val="1"/>
          <w:rtl w:val="0"/>
        </w:rPr>
        <w:t xml:space="preserve">Luxembourg, Malta, Cyprus, Slovenia, Croatia</w:t>
      </w:r>
      <w:r w:rsidDel="00000000" w:rsidR="00000000" w:rsidRPr="00000000">
        <w:rPr>
          <w:rtl w:val="0"/>
        </w:rPr>
        <w:t xml:space="preserve">, etc., sometimes have fewer public details because:</w:t>
      </w:r>
    </w:p>
    <w:p w:rsidR="00000000" w:rsidDel="00000000" w:rsidP="00000000" w:rsidRDefault="00000000" w:rsidRPr="00000000" w14:paraId="00000075">
      <w:pPr>
        <w:numPr>
          <w:ilvl w:val="0"/>
          <w:numId w:val="1"/>
        </w:numPr>
        <w:spacing w:line="360" w:lineRule="auto"/>
        <w:ind w:left="720" w:hanging="360"/>
        <w:jc w:val="both"/>
        <w:rPr/>
      </w:pPr>
      <w:r w:rsidDel="00000000" w:rsidR="00000000" w:rsidRPr="00000000">
        <w:rPr>
          <w:rtl w:val="0"/>
        </w:rPr>
        <w:t xml:space="preserve">Their financial markets are smaller;</w:t>
      </w:r>
    </w:p>
    <w:p w:rsidR="00000000" w:rsidDel="00000000" w:rsidP="00000000" w:rsidRDefault="00000000" w:rsidRPr="00000000" w14:paraId="00000076">
      <w:pPr>
        <w:numPr>
          <w:ilvl w:val="0"/>
          <w:numId w:val="1"/>
        </w:numPr>
        <w:spacing w:line="360" w:lineRule="auto"/>
        <w:ind w:left="720" w:hanging="360"/>
        <w:jc w:val="both"/>
        <w:rPr/>
      </w:pPr>
      <w:r w:rsidDel="00000000" w:rsidR="00000000" w:rsidRPr="00000000">
        <w:rPr>
          <w:rtl w:val="0"/>
        </w:rPr>
        <w:t xml:space="preserve">They rely heavily on the ESMA portal or pan-European standards;</w:t>
      </w:r>
    </w:p>
    <w:p w:rsidR="00000000" w:rsidDel="00000000" w:rsidP="00000000" w:rsidRDefault="00000000" w:rsidRPr="00000000" w14:paraId="00000077">
      <w:pPr>
        <w:numPr>
          <w:ilvl w:val="0"/>
          <w:numId w:val="1"/>
        </w:numPr>
        <w:spacing w:after="240" w:line="360" w:lineRule="auto"/>
        <w:ind w:left="720" w:hanging="360"/>
        <w:jc w:val="both"/>
        <w:rPr/>
      </w:pPr>
      <w:r w:rsidDel="00000000" w:rsidR="00000000" w:rsidRPr="00000000">
        <w:rPr>
          <w:rtl w:val="0"/>
        </w:rPr>
        <w:t xml:space="preserve">They delegate the technical hosting to third parties or regulators that also handle other financial services oversight.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8">
      <w:pPr>
        <w:spacing w:after="240" w:before="240" w:line="360" w:lineRule="auto"/>
        <w:ind w:firstLine="720"/>
        <w:jc w:val="both"/>
        <w:rPr/>
      </w:pPr>
      <w:r w:rsidDel="00000000" w:rsidR="00000000" w:rsidRPr="00000000">
        <w:rPr>
          <w:rtl w:val="0"/>
        </w:rPr>
        <w:t xml:space="preserve">To summarize, every EU country is obliged to comply with ESEF, but the visibility and organization of national authorities' roles can vary depending on the size of the market, infrastructure readiness, and local decisions on how to implement the ESEF mandates.</w:t>
      </w:r>
    </w:p>
    <w:p w:rsidR="00000000" w:rsidDel="00000000" w:rsidP="00000000" w:rsidRDefault="00000000" w:rsidRPr="00000000" w14:paraId="00000079">
      <w:pPr>
        <w:spacing w:line="360" w:lineRule="auto"/>
        <w:ind w:firstLine="720"/>
        <w:jc w:val="both"/>
        <w:rPr/>
      </w:pPr>
      <w:r w:rsidDel="00000000" w:rsidR="00000000" w:rsidRPr="00000000">
        <w:rPr>
          <w:rtl w:val="0"/>
        </w:rPr>
      </w:r>
    </w:p>
    <w:p w:rsidR="00000000" w:rsidDel="00000000" w:rsidP="00000000" w:rsidRDefault="00000000" w:rsidRPr="00000000" w14:paraId="0000007A">
      <w:pPr>
        <w:spacing w:line="360" w:lineRule="auto"/>
        <w:ind w:firstLine="720"/>
        <w:jc w:val="both"/>
        <w:rPr/>
      </w:pPr>
      <w:r w:rsidDel="00000000" w:rsidR="00000000" w:rsidRPr="00000000">
        <w:rPr>
          <w:rtl w:val="0"/>
        </w:rPr>
        <w:t xml:space="preserve">Based on the reports submitted by the Doctoral Candidates of the MSCA Digital, key themes were identified. </w:t>
      </w:r>
    </w:p>
    <w:p w:rsidR="00000000" w:rsidDel="00000000" w:rsidP="00000000" w:rsidRDefault="00000000" w:rsidRPr="00000000" w14:paraId="0000007B">
      <w:pPr>
        <w:numPr>
          <w:ilvl w:val="0"/>
          <w:numId w:val="3"/>
        </w:numPr>
        <w:spacing w:line="360" w:lineRule="auto"/>
        <w:ind w:left="720" w:hanging="360"/>
        <w:jc w:val="both"/>
        <w:rPr>
          <w:b w:val="1"/>
          <w:bCs w:val="1"/>
        </w:rPr>
      </w:pPr>
      <w:r w:rsidDel="00000000" w:rsidR="00000000" w:rsidRPr="00000000">
        <w:rPr>
          <w:b w:val="1"/>
          <w:bCs w:val="1"/>
          <w:rtl w:val="0"/>
        </w:rPr>
        <w:t xml:space="preserve">Technical Fragmentation and Standardisation Gaps </w:t>
      </w:r>
    </w:p>
    <w:p w:rsidR="00000000" w:rsidDel="00000000" w:rsidP="00000000" w:rsidRDefault="00000000" w:rsidRPr="00000000" w14:paraId="0000007C">
      <w:pPr>
        <w:spacing w:line="360" w:lineRule="auto"/>
        <w:ind w:left="720" w:firstLine="0"/>
        <w:jc w:val="both"/>
        <w:rPr/>
      </w:pPr>
      <w:r w:rsidDel="00000000" w:rsidR="00000000" w:rsidRPr="00000000">
        <w:rPr>
          <w:rtl w:val="0"/>
        </w:rPr>
        <w:t xml:space="preserve">A recurring consideration is the lack of common standards, which hinders interoperability. Financial data is collected in varying formats and lacks consistent re-usable taxonomies. The fragmentation makes it difficult to aggregate or compare across different institutions and further build models. While this data format heterogeneity is a significant structural barrier, its impact could be mitigated. The implementation of a common data model or standardized exchange protocols, such as the Statistical Data and Metadata eXchange (SDMX) standard already promoted by the ECB and BIS, could create a layer of semantic abstraction. However, outdated infrastructure at many financial institutions limits their ability to integrate with modern data-sharing systems. There is also a lack of common APIs, which results in high integration costs and limits the adoption of new services. Finally, data from blockchain and cryptocurrency platforms presents its own challenge, as it uses different formats, and operates independently. </w:t>
      </w:r>
    </w:p>
    <w:p w:rsidR="00000000" w:rsidDel="00000000" w:rsidP="00000000" w:rsidRDefault="00000000" w:rsidRPr="00000000" w14:paraId="0000007D">
      <w:pPr>
        <w:numPr>
          <w:ilvl w:val="0"/>
          <w:numId w:val="3"/>
        </w:numPr>
        <w:spacing w:line="360" w:lineRule="auto"/>
        <w:ind w:left="720" w:hanging="360"/>
        <w:jc w:val="both"/>
        <w:rPr/>
      </w:pPr>
      <w:r w:rsidDel="00000000" w:rsidR="00000000" w:rsidRPr="00000000">
        <w:rPr>
          <w:b w:val="1"/>
          <w:bCs w:val="1"/>
          <w:rtl w:val="0"/>
        </w:rPr>
        <w:t xml:space="preserve">Data Security </w:t>
      </w:r>
      <w:r w:rsidDel="00000000" w:rsidR="00000000" w:rsidRPr="00000000">
        <w:rPr>
          <w:rtl w:val="0"/>
        </w:rPr>
      </w:r>
    </w:p>
    <w:p w:rsidR="00000000" w:rsidDel="00000000" w:rsidP="00000000" w:rsidRDefault="00000000" w:rsidRPr="00000000" w14:paraId="0000007E">
      <w:pPr>
        <w:spacing w:line="360" w:lineRule="auto"/>
        <w:ind w:left="720" w:firstLine="0"/>
        <w:jc w:val="both"/>
        <w:rPr/>
      </w:pPr>
      <w:r w:rsidDel="00000000" w:rsidR="00000000" w:rsidRPr="00000000">
        <w:rPr>
          <w:rtl w:val="0"/>
        </w:rPr>
        <w:t xml:space="preserve">The high sensitivity of financial data creates security risks, which in turn damages the consumer trust needed for the EFDS to succeed. Expanding data sharing significantly might create more opportunities for security breaches. These vulnerabilities pose high-stakes risks, including the exposure of personal financial data, which can lead to financial fraud, as well as the compromise of commercial trade secrets. Consequently, many customers might be hesitant to share their financial data. This reluctance is often due to unclear consent mechanisms and fears that their data will be misused. This fundamental lack of trust is a critical barrier to adoption.</w:t>
      </w:r>
    </w:p>
    <w:p w:rsidR="00000000" w:rsidDel="00000000" w:rsidP="00000000" w:rsidRDefault="00000000" w:rsidRPr="00000000" w14:paraId="0000007F">
      <w:pPr>
        <w:numPr>
          <w:ilvl w:val="0"/>
          <w:numId w:val="3"/>
        </w:numPr>
        <w:spacing w:line="360" w:lineRule="auto"/>
        <w:ind w:left="720" w:hanging="360"/>
        <w:jc w:val="both"/>
        <w:rPr>
          <w:b w:val="1"/>
          <w:bCs w:val="1"/>
        </w:rPr>
      </w:pPr>
      <w:r w:rsidDel="00000000" w:rsidR="00000000" w:rsidRPr="00000000">
        <w:rPr>
          <w:b w:val="1"/>
          <w:bCs w:val="1"/>
          <w:rtl w:val="0"/>
        </w:rPr>
        <w:t xml:space="preserve">Monopoly Risks</w:t>
      </w:r>
    </w:p>
    <w:p w:rsidR="00000000" w:rsidDel="00000000" w:rsidP="00000000" w:rsidRDefault="00000000" w:rsidRPr="00000000" w14:paraId="00000080">
      <w:pPr>
        <w:spacing w:line="360" w:lineRule="auto"/>
        <w:ind w:left="720" w:firstLine="0"/>
        <w:jc w:val="both"/>
        <w:rPr/>
      </w:pPr>
      <w:r w:rsidDel="00000000" w:rsidR="00000000" w:rsidRPr="00000000">
        <w:rPr>
          <w:rtl w:val="0"/>
        </w:rPr>
        <w:t xml:space="preserve">Even though the EFDS is to promote openness, break down data silos, and foster competition, concerns have been raised that the unintended consequences should be considered. For example, the EFDS could accidentally reinforce the power of the very incumbents it seeks to challenge. If the costs of participation are too high, this will create a high barrier to entry which could make it difficult for SMEs, Fintechs, and community banks to participate, potentially reinforcing the market dominance of large incumbent banks.</w:t>
      </w:r>
    </w:p>
    <w:p w:rsidR="00000000" w:rsidDel="00000000" w:rsidP="00000000" w:rsidRDefault="00000000" w:rsidRPr="00000000" w14:paraId="00000081">
      <w:pPr>
        <w:numPr>
          <w:ilvl w:val="0"/>
          <w:numId w:val="3"/>
        </w:numPr>
        <w:spacing w:line="360" w:lineRule="auto"/>
        <w:ind w:left="720" w:hanging="360"/>
        <w:jc w:val="both"/>
        <w:rPr>
          <w:b w:val="1"/>
          <w:bCs w:val="1"/>
        </w:rPr>
      </w:pPr>
      <w:r w:rsidDel="00000000" w:rsidR="00000000" w:rsidRPr="00000000">
        <w:rPr>
          <w:b w:val="1"/>
          <w:bCs w:val="1"/>
          <w:rtl w:val="0"/>
        </w:rPr>
        <w:t xml:space="preserve">Implementation and Scope Challenges</w:t>
      </w:r>
    </w:p>
    <w:p w:rsidR="00000000" w:rsidDel="00000000" w:rsidP="00000000" w:rsidRDefault="00000000" w:rsidRPr="00000000" w14:paraId="00000082">
      <w:pPr>
        <w:spacing w:line="360" w:lineRule="auto"/>
        <w:ind w:left="720" w:firstLine="0"/>
        <w:jc w:val="both"/>
        <w:rPr/>
      </w:pPr>
      <w:r w:rsidDel="00000000" w:rsidR="00000000" w:rsidRPr="00000000">
        <w:rPr>
          <w:rtl w:val="0"/>
        </w:rPr>
        <w:t xml:space="preserve">Specific components of the EFDS face their own distinct difficulties. The ESAP, intended for public financial and sustainability reports, is delayed, with public access not expected until July 2027 at the earliest. Furthermore, its scope will be limited; it will not initially be mandatory to include voluntary sustainability reports or comprehensive historical data. This incompleteness makes it difficult to track greenwashing or corporate progress effectively. A separate challenge is that crypto-assets and DeFi are not currently part of the EFDS framework.  </w:t>
      </w:r>
    </w:p>
    <w:p w:rsidR="00000000" w:rsidDel="00000000" w:rsidP="00000000" w:rsidRDefault="00000000" w:rsidRPr="00000000" w14:paraId="00000083">
      <w:pPr>
        <w:spacing w:line="360" w:lineRule="auto"/>
        <w:jc w:val="both"/>
        <w:rPr/>
      </w:pPr>
      <w:r w:rsidDel="00000000" w:rsidR="00000000" w:rsidRPr="00000000">
        <w:rPr>
          <w:rtl w:val="0"/>
        </w:rPr>
      </w:r>
    </w:p>
    <w:p w:rsidR="00000000" w:rsidDel="00000000" w:rsidP="00000000" w:rsidRDefault="00000000" w:rsidRPr="00000000" w14:paraId="00000084">
      <w:pPr>
        <w:spacing w:line="360" w:lineRule="auto"/>
        <w:jc w:val="both"/>
        <w:rPr/>
      </w:pPr>
      <w:r w:rsidDel="00000000" w:rsidR="00000000" w:rsidRPr="00000000">
        <w:rPr>
          <w:rtl w:val="0"/>
        </w:rPr>
      </w:r>
    </w:p>
    <w:p w:rsidR="00000000" w:rsidDel="00000000" w:rsidP="00000000" w:rsidRDefault="00000000" w:rsidRPr="00000000" w14:paraId="00000085">
      <w:pPr>
        <w:spacing w:line="360" w:lineRule="auto"/>
        <w:jc w:val="both"/>
        <w:rPr/>
      </w:pPr>
      <w:r w:rsidDel="00000000" w:rsidR="00000000" w:rsidRPr="00000000">
        <w:rPr>
          <w:rtl w:val="0"/>
        </w:rPr>
      </w:r>
    </w:p>
    <w:p w:rsidR="00000000" w:rsidDel="00000000" w:rsidP="00000000" w:rsidRDefault="00000000" w:rsidRPr="00000000" w14:paraId="00000086">
      <w:pPr>
        <w:spacing w:line="360" w:lineRule="auto"/>
        <w:jc w:val="both"/>
        <w:rPr/>
      </w:pPr>
      <w:r w:rsidDel="00000000" w:rsidR="00000000" w:rsidRPr="00000000">
        <w:rPr>
          <w:rtl w:val="0"/>
        </w:rPr>
      </w:r>
    </w:p>
    <w:p w:rsidR="00000000" w:rsidDel="00000000" w:rsidP="00000000" w:rsidRDefault="00000000" w:rsidRPr="00000000" w14:paraId="00000087">
      <w:pPr>
        <w:spacing w:line="360" w:lineRule="auto"/>
        <w:jc w:val="both"/>
        <w:rPr/>
      </w:pPr>
      <w:r w:rsidDel="00000000" w:rsidR="00000000" w:rsidRPr="00000000">
        <w:rPr>
          <w:rtl w:val="0"/>
        </w:rPr>
      </w:r>
    </w:p>
    <w:p w:rsidR="00000000" w:rsidDel="00000000" w:rsidP="00000000" w:rsidRDefault="00000000" w:rsidRPr="00000000" w14:paraId="00000088">
      <w:pPr>
        <w:spacing w:after="240" w:before="240" w:line="360" w:lineRule="auto"/>
        <w:jc w:val="both"/>
        <w:rPr/>
      </w:pPr>
      <w:r w:rsidDel="00000000" w:rsidR="00000000" w:rsidRPr="00000000">
        <w:rPr>
          <w:rtl w:val="0"/>
        </w:rPr>
      </w:r>
    </w:p>
    <w:p w:rsidR="00000000" w:rsidDel="00000000" w:rsidP="00000000" w:rsidRDefault="00000000" w:rsidRPr="00000000" w14:paraId="00000089">
      <w:pPr>
        <w:spacing w:after="240" w:before="240" w:line="360" w:lineRule="auto"/>
        <w:jc w:val="both"/>
        <w:rPr/>
      </w:pPr>
      <w:r w:rsidDel="00000000" w:rsidR="00000000" w:rsidRPr="00000000">
        <w:rPr>
          <w:rtl w:val="0"/>
        </w:rPr>
      </w:r>
    </w:p>
    <w:p w:rsidR="00000000" w:rsidDel="00000000" w:rsidP="00000000" w:rsidRDefault="00000000" w:rsidRPr="00000000" w14:paraId="0000008A">
      <w:pPr>
        <w:pStyle w:val="Heading1"/>
        <w:spacing w:after="240" w:before="240" w:line="360" w:lineRule="auto"/>
        <w:jc w:val="both"/>
        <w:rPr/>
      </w:pPr>
      <w:bookmarkStart w:colFirst="0" w:colLast="0" w:name="_heading=h.8wnd0kqxptev" w:id="5"/>
      <w:bookmarkEnd w:id="5"/>
      <w:r w:rsidDel="00000000" w:rsidR="00000000" w:rsidRPr="00000000">
        <w:rPr>
          <w:rtl w:val="0"/>
        </w:rPr>
        <w:t xml:space="preserve"> References</w:t>
      </w:r>
    </w:p>
    <w:p w:rsidR="00000000" w:rsidDel="00000000" w:rsidP="00000000" w:rsidRDefault="00000000" w:rsidRPr="00000000" w14:paraId="0000008B">
      <w:pPr>
        <w:spacing w:line="360" w:lineRule="auto"/>
        <w:jc w:val="both"/>
        <w:rPr/>
      </w:pPr>
      <w:r w:rsidDel="00000000" w:rsidR="00000000" w:rsidRPr="00000000">
        <w:rPr>
          <w:rtl w:val="0"/>
        </w:rPr>
      </w:r>
    </w:p>
    <w:p w:rsidR="00000000" w:rsidDel="00000000" w:rsidP="00000000" w:rsidRDefault="00000000" w:rsidRPr="00000000" w14:paraId="0000008C">
      <w:pPr>
        <w:spacing w:line="360" w:lineRule="auto"/>
        <w:jc w:val="both"/>
        <w:rPr/>
      </w:pPr>
      <w:r w:rsidDel="00000000" w:rsidR="00000000" w:rsidRPr="00000000">
        <w:rPr>
          <w:rtl w:val="0"/>
        </w:rPr>
      </w:r>
    </w:p>
    <w:p w:rsidR="00000000" w:rsidDel="00000000" w:rsidP="00000000" w:rsidRDefault="00000000" w:rsidRPr="00000000" w14:paraId="0000008D">
      <w:pPr>
        <w:spacing w:line="360" w:lineRule="auto"/>
        <w:jc w:val="both"/>
        <w:rPr/>
      </w:pPr>
      <w:r w:rsidDel="00000000" w:rsidR="00000000" w:rsidRPr="00000000">
        <w:rPr>
          <w:rtl w:val="0"/>
        </w:rPr>
        <w:t xml:space="preserve">European Commission (24 October 2022) Report on open finance. https://finance.ec.europa.eu/publications/report-open-finance_en</w:t>
      </w:r>
    </w:p>
    <w:p w:rsidR="00000000" w:rsidDel="00000000" w:rsidP="00000000" w:rsidRDefault="00000000" w:rsidRPr="00000000" w14:paraId="0000008E">
      <w:pPr>
        <w:spacing w:line="360" w:lineRule="auto"/>
        <w:jc w:val="both"/>
        <w:rPr/>
      </w:pPr>
      <w:r w:rsidDel="00000000" w:rsidR="00000000" w:rsidRPr="00000000">
        <w:rPr>
          <w:rtl w:val="0"/>
        </w:rPr>
      </w:r>
    </w:p>
    <w:p w:rsidR="00000000" w:rsidDel="00000000" w:rsidP="00000000" w:rsidRDefault="00000000" w:rsidRPr="00000000" w14:paraId="0000008F">
      <w:pPr>
        <w:spacing w:line="360" w:lineRule="auto"/>
        <w:jc w:val="both"/>
        <w:rPr/>
      </w:pPr>
      <w:r w:rsidDel="00000000" w:rsidR="00000000" w:rsidRPr="00000000">
        <w:rPr>
          <w:rtl w:val="0"/>
        </w:rPr>
        <w:t xml:space="preserve">Expert group on European financial data space (E03763) (15 March 2021). European Commission transparency register. https://ec.europa.eu/transparency/expert-groups-register/screen/expert-groups/consult?lang=en&amp;groupID=3763</w:t>
      </w:r>
    </w:p>
    <w:p w:rsidR="00000000" w:rsidDel="00000000" w:rsidP="00000000" w:rsidRDefault="00000000" w:rsidRPr="00000000" w14:paraId="00000090">
      <w:pPr>
        <w:spacing w:line="360" w:lineRule="auto"/>
        <w:jc w:val="both"/>
        <w:rPr/>
      </w:pPr>
      <w:r w:rsidDel="00000000" w:rsidR="00000000" w:rsidRPr="00000000">
        <w:rPr>
          <w:rtl w:val="0"/>
        </w:rPr>
      </w:r>
    </w:p>
    <w:p w:rsidR="00000000" w:rsidDel="00000000" w:rsidP="00000000" w:rsidRDefault="00000000" w:rsidRPr="00000000" w14:paraId="00000091">
      <w:pPr>
        <w:spacing w:line="360" w:lineRule="auto"/>
        <w:jc w:val="both"/>
        <w:rPr/>
      </w:pPr>
      <w:r w:rsidDel="00000000" w:rsidR="00000000" w:rsidRPr="00000000">
        <w:rPr>
          <w:rtl w:val="0"/>
        </w:rPr>
        <w:t xml:space="preserve">European Union. (13 December 2023). European single access point. https://eur-lex.europa.eu/EN/legal-content/summary/european-single-access-point.html</w:t>
      </w:r>
    </w:p>
    <w:p w:rsidR="00000000" w:rsidDel="00000000" w:rsidP="00000000" w:rsidRDefault="00000000" w:rsidRPr="00000000" w14:paraId="00000092">
      <w:pPr>
        <w:spacing w:line="360" w:lineRule="auto"/>
        <w:jc w:val="both"/>
        <w:rPr/>
      </w:pPr>
      <w:r w:rsidDel="00000000" w:rsidR="00000000" w:rsidRPr="00000000">
        <w:rPr>
          <w:rtl w:val="0"/>
        </w:rPr>
      </w:r>
    </w:p>
    <w:p w:rsidR="00000000" w:rsidDel="00000000" w:rsidP="00000000" w:rsidRDefault="00000000" w:rsidRPr="00000000" w14:paraId="00000093">
      <w:pPr>
        <w:spacing w:line="360" w:lineRule="auto"/>
        <w:jc w:val="both"/>
        <w:rPr/>
      </w:pPr>
      <w:r w:rsidDel="00000000" w:rsidR="00000000" w:rsidRPr="00000000">
        <w:rPr>
          <w:rtl w:val="0"/>
        </w:rPr>
        <w:t xml:space="preserve">European Financial Data Space. (19 February 2020). European Financial Data Space. https://www.european-financial-data-space.com/</w:t>
      </w:r>
    </w:p>
    <w:p w:rsidR="00000000" w:rsidDel="00000000" w:rsidP="00000000" w:rsidRDefault="00000000" w:rsidRPr="00000000" w14:paraId="00000094">
      <w:pPr>
        <w:spacing w:line="360" w:lineRule="auto"/>
        <w:jc w:val="both"/>
        <w:rPr/>
      </w:pPr>
      <w:r w:rsidDel="00000000" w:rsidR="00000000" w:rsidRPr="00000000">
        <w:rPr>
          <w:rtl w:val="0"/>
        </w:rPr>
      </w:r>
    </w:p>
    <w:p w:rsidR="00000000" w:rsidDel="00000000" w:rsidP="00000000" w:rsidRDefault="00000000" w:rsidRPr="00000000" w14:paraId="00000095">
      <w:pPr>
        <w:spacing w:line="360" w:lineRule="auto"/>
        <w:jc w:val="both"/>
        <w:rPr/>
      </w:pPr>
      <w:r w:rsidDel="00000000" w:rsidR="00000000" w:rsidRPr="00000000">
        <w:rPr>
          <w:rtl w:val="0"/>
        </w:rPr>
        <w:t xml:space="preserve">European Union. (2020). Regulation (EU) 2020/852 of the European Parliament and of the Council of 18 June 2020 on the establishment of a framework to facilitate sustainable investment. Official Journal of the European Union, L 198, 13–43. https://eur-lex.europa.eu/eli/reg/2020/852/oj</w:t>
      </w:r>
    </w:p>
    <w:p w:rsidR="00000000" w:rsidDel="00000000" w:rsidP="00000000" w:rsidRDefault="00000000" w:rsidRPr="00000000" w14:paraId="00000096">
      <w:pPr>
        <w:spacing w:line="360" w:lineRule="auto"/>
        <w:jc w:val="both"/>
        <w:rPr/>
      </w:pPr>
      <w:r w:rsidDel="00000000" w:rsidR="00000000" w:rsidRPr="00000000">
        <w:rPr>
          <w:rtl w:val="0"/>
        </w:rPr>
      </w:r>
    </w:p>
    <w:p w:rsidR="00000000" w:rsidDel="00000000" w:rsidP="00000000" w:rsidRDefault="00000000" w:rsidRPr="00000000" w14:paraId="00000097">
      <w:pPr>
        <w:spacing w:line="360" w:lineRule="auto"/>
        <w:jc w:val="both"/>
        <w:rPr/>
      </w:pPr>
      <w:r w:rsidDel="00000000" w:rsidR="00000000" w:rsidRPr="00000000">
        <w:rPr>
          <w:rtl w:val="0"/>
        </w:rPr>
        <w:t xml:space="preserve">ESMA. The ESAs finalise rules to facilitate access to financial and sustainability information on the ESAP. https://www.esma.europa.eu/press-news/esma-news/esas-finalise-rules-facilitate-access-financial-and-sustainability-information</w:t>
      </w:r>
    </w:p>
    <w:p w:rsidR="00000000" w:rsidDel="00000000" w:rsidP="00000000" w:rsidRDefault="00000000" w:rsidRPr="00000000" w14:paraId="00000098">
      <w:pPr>
        <w:spacing w:line="360" w:lineRule="auto"/>
        <w:jc w:val="both"/>
        <w:rPr/>
      </w:pPr>
      <w:r w:rsidDel="00000000" w:rsidR="00000000" w:rsidRPr="00000000">
        <w:rPr>
          <w:rtl w:val="0"/>
        </w:rPr>
      </w:r>
    </w:p>
    <w:p w:rsidR="00000000" w:rsidDel="00000000" w:rsidP="00000000" w:rsidRDefault="00000000" w:rsidRPr="00000000" w14:paraId="00000099">
      <w:pPr>
        <w:spacing w:line="360" w:lineRule="auto"/>
        <w:jc w:val="both"/>
        <w:rPr/>
      </w:pPr>
      <w:r w:rsidDel="00000000" w:rsidR="00000000" w:rsidRPr="00000000">
        <w:rPr>
          <w:rtl w:val="0"/>
        </w:rPr>
        <w:t xml:space="preserve">Speeches and Presentations</w:t>
      </w:r>
    </w:p>
    <w:p w:rsidR="00000000" w:rsidDel="00000000" w:rsidP="00000000" w:rsidRDefault="00000000" w:rsidRPr="00000000" w14:paraId="0000009A">
      <w:pPr>
        <w:spacing w:line="360" w:lineRule="auto"/>
        <w:jc w:val="both"/>
        <w:rPr/>
      </w:pPr>
      <w:r w:rsidDel="00000000" w:rsidR="00000000" w:rsidRPr="00000000">
        <w:rPr>
          <w:rtl w:val="0"/>
        </w:rPr>
        <w:t xml:space="preserve">Ross, V. (29 October 2024). Keynote speech at the 11th International Financial Markets Conference. European Securities and Markets Authority. https://www.esma.europa.eu/document/verena-ross-keynote-speech-11th-international-financial-markets-conference-7-november-2025</w:t>
      </w:r>
    </w:p>
    <w:p w:rsidR="00000000" w:rsidDel="00000000" w:rsidP="00000000" w:rsidRDefault="00000000" w:rsidRPr="00000000" w14:paraId="0000009B">
      <w:pPr>
        <w:spacing w:line="360" w:lineRule="auto"/>
        <w:jc w:val="both"/>
        <w:rPr/>
      </w:pPr>
      <w:r w:rsidDel="00000000" w:rsidR="00000000" w:rsidRPr="00000000">
        <w:rPr>
          <w:rtl w:val="0"/>
        </w:rPr>
      </w:r>
    </w:p>
    <w:p w:rsidR="00000000" w:rsidDel="00000000" w:rsidP="00000000" w:rsidRDefault="00000000" w:rsidRPr="00000000" w14:paraId="0000009C">
      <w:pPr>
        <w:pStyle w:val="Heading2"/>
        <w:spacing w:line="360" w:lineRule="auto"/>
        <w:jc w:val="both"/>
        <w:rPr/>
      </w:pPr>
      <w:bookmarkStart w:colFirst="0" w:colLast="0" w:name="_heading=h.f9jjfdy8wwge" w:id="6"/>
      <w:bookmarkEnd w:id="6"/>
      <w:r w:rsidDel="00000000" w:rsidR="00000000" w:rsidRPr="00000000">
        <w:rPr>
          <w:rtl w:val="0"/>
        </w:rPr>
        <w:t xml:space="preserve">Acknowledgments:</w:t>
      </w:r>
    </w:p>
    <w:p w:rsidR="00000000" w:rsidDel="00000000" w:rsidP="00000000" w:rsidRDefault="00000000" w:rsidRPr="00000000" w14:paraId="0000009D">
      <w:pPr>
        <w:spacing w:line="360" w:lineRule="auto"/>
        <w:jc w:val="both"/>
        <w:rPr/>
      </w:pPr>
      <w:r w:rsidDel="00000000" w:rsidR="00000000" w:rsidRPr="00000000">
        <w:rPr>
          <w:rtl w:val="0"/>
        </w:rPr>
        <w:t xml:space="preserve">This work has been conducted under the Marie Skłodowska-Curie Actions under the European Union's Horizon Europe Research and Innovation program for the Industrial Doctoral Network on Digital Finance, acronym: DIGITAL, Project No 101119635.</w:t>
      </w:r>
    </w:p>
    <w:p w:rsidR="00000000" w:rsidDel="00000000" w:rsidP="00000000" w:rsidRDefault="00000000" w:rsidRPr="00000000" w14:paraId="0000009E">
      <w:pPr>
        <w:spacing w:line="360" w:lineRule="auto"/>
        <w:jc w:val="both"/>
        <w:rPr/>
      </w:pPr>
      <w:r w:rsidDel="00000000" w:rsidR="00000000" w:rsidRPr="00000000">
        <w:rPr>
          <w:rtl w:val="0"/>
        </w:rPr>
      </w:r>
    </w:p>
    <w:p w:rsidR="00000000" w:rsidDel="00000000" w:rsidP="00000000" w:rsidRDefault="00000000" w:rsidRPr="00000000" w14:paraId="0000009F">
      <w:pPr>
        <w:spacing w:line="360" w:lineRule="auto"/>
        <w:jc w:val="both"/>
        <w:rPr/>
      </w:pPr>
      <w:bookmarkStart w:colFirst="0" w:colLast="0" w:name="_heading=h.idximn5veebc" w:id="7"/>
      <w:bookmarkEnd w:id="7"/>
      <w:r w:rsidDel="00000000" w:rsidR="00000000" w:rsidRPr="00000000">
        <w:rPr>
          <w:rtl w:val="0"/>
        </w:rPr>
      </w:r>
    </w:p>
    <w:p w:rsidR="00000000" w:rsidDel="00000000" w:rsidP="00000000" w:rsidRDefault="00000000" w:rsidRPr="00000000" w14:paraId="000000A0">
      <w:pPr>
        <w:pStyle w:val="Heading1"/>
        <w:keepNext w:val="0"/>
        <w:keepLines w:val="0"/>
        <w:spacing w:before="480" w:line="360" w:lineRule="auto"/>
        <w:jc w:val="both"/>
        <w:rPr>
          <w:b w:val="1"/>
          <w:bCs w:val="1"/>
          <w:sz w:val="46"/>
          <w:szCs w:val="46"/>
        </w:rPr>
      </w:pPr>
      <w:bookmarkStart w:colFirst="0" w:colLast="0" w:name="_heading=h.cmw4kqplvxf" w:id="8"/>
      <w:bookmarkEnd w:id="8"/>
      <w:r w:rsidDel="00000000" w:rsidR="00000000" w:rsidRPr="00000000">
        <w:rPr>
          <w:b w:val="1"/>
          <w:bCs w:val="1"/>
          <w:sz w:val="46"/>
          <w:szCs w:val="46"/>
          <w:rtl w:val="0"/>
        </w:rPr>
        <w:t xml:space="preserve">Appendix 1: </w:t>
      </w:r>
      <w:sdt>
        <w:sdtPr>
          <w:id w:val="2006611884"/>
          <w:tag w:val="goog_rdk_10"/>
        </w:sdtPr>
        <w:sdtContent>
          <w:commentRangeStart w:id="2"/>
        </w:sdtContent>
      </w:sdt>
      <w:r w:rsidDel="00000000" w:rsidR="00000000" w:rsidRPr="00000000">
        <w:rPr>
          <w:b w:val="1"/>
          <w:bCs w:val="1"/>
          <w:sz w:val="46"/>
          <w:szCs w:val="46"/>
          <w:rtl w:val="0"/>
        </w:rPr>
        <w:t xml:space="preserve">European Single Access Point (ESAP): Recent Developments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A1">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0A2">
      <w:pPr>
        <w:spacing w:after="240" w:before="240" w:line="360" w:lineRule="auto"/>
        <w:jc w:val="both"/>
        <w:rPr/>
      </w:pPr>
      <w:r w:rsidDel="00000000" w:rsidR="00000000" w:rsidRPr="00000000">
        <w:rPr>
          <w:rtl w:val="0"/>
        </w:rPr>
        <w:t xml:space="preserve">Initially, the European Securities and Markets Authority (ESMA) was tasked with establishing ESAP by December 2024. However, due to the complexity of the project and the need for comprehensive technical and operational frameworks, the timeline has been extended. ESMA is now required to ensure the ESAP portal provides a minimum set of functionalities, such as a user-friendly web portal, by December 2025. The full operationalization of ESAP is now anticipated by July 2027 (</w:t>
      </w:r>
      <w:hyperlink r:id="rId22">
        <w:r w:rsidDel="00000000" w:rsidR="00000000" w:rsidRPr="00000000">
          <w:rPr>
            <w:color w:val="1155cc"/>
            <w:u w:val="single"/>
            <w:rtl w:val="0"/>
          </w:rPr>
          <w:t xml:space="preserve">PwC</w:t>
        </w:r>
      </w:hyperlink>
      <w:r w:rsidDel="00000000" w:rsidR="00000000" w:rsidRPr="00000000">
        <w:rPr>
          <w:rtl w:val="0"/>
        </w:rPr>
        <w:t xml:space="preserve">) (</w:t>
      </w:r>
      <w:hyperlink r:id="rId23">
        <w:r w:rsidDel="00000000" w:rsidR="00000000" w:rsidRPr="00000000">
          <w:rPr>
            <w:color w:val="1155cc"/>
            <w:u w:val="single"/>
            <w:rtl w:val="0"/>
          </w:rPr>
          <w:t xml:space="preserve">https://www.european-financial-data-space.com/European_Single_Access_Point_(ESAP).html</w:t>
        </w:r>
      </w:hyperlink>
      <w:r w:rsidDel="00000000" w:rsidR="00000000" w:rsidRPr="00000000">
        <w:rPr>
          <w:rtl w:val="0"/>
        </w:rPr>
        <w:t xml:space="preserve">).</w:t>
      </w:r>
    </w:p>
    <w:p w:rsidR="00000000" w:rsidDel="00000000" w:rsidP="00000000" w:rsidRDefault="00000000" w:rsidRPr="00000000" w14:paraId="000000A3">
      <w:pPr>
        <w:spacing w:after="240" w:before="240" w:line="360" w:lineRule="auto"/>
        <w:jc w:val="both"/>
        <w:rPr/>
      </w:pPr>
      <w:sdt>
        <w:sdtPr>
          <w:id w:val="-822390452"/>
          <w:tag w:val="goog_rdk_11"/>
        </w:sdtPr>
        <w:sdtContent>
          <w:commentRangeStart w:id="3"/>
        </w:sdtContent>
      </w:sdt>
      <w:r w:rsidDel="00000000" w:rsidR="00000000" w:rsidRPr="00000000">
        <w:rPr>
          <w:rtl w:val="0"/>
        </w:rPr>
        <w:t xml:space="preserve">In October 2024, the European Supervisory Authorities (ESAs) finalized implementing technical standards (ITS) to facilitate access to financial and sustainability information on ESAP. These standards specify tasks for collection bodies, such as national authorities and EU offices, detailing how and when information should be submitted to ESAP, the validation checks required, and the metadata to be included. They also define how information should be categorized and made accessible to users (</w:t>
      </w:r>
      <w:hyperlink r:id="rId24">
        <w:r w:rsidDel="00000000" w:rsidR="00000000" w:rsidRPr="00000000">
          <w:rPr>
            <w:color w:val="1155cc"/>
            <w:u w:val="single"/>
            <w:rtl w:val="0"/>
          </w:rPr>
          <w:t xml:space="preserve">Greenomy</w:t>
        </w:r>
      </w:hyperlink>
      <w:r w:rsidDel="00000000" w:rsidR="00000000" w:rsidRPr="00000000">
        <w:rPr>
          <w:rtl w:val="0"/>
        </w:rPr>
        <w:t xml:space="preserv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A4">
      <w:pPr>
        <w:spacing w:after="240" w:before="240" w:line="360" w:lineRule="auto"/>
        <w:jc w:val="both"/>
        <w:rPr/>
      </w:pPr>
      <w:r w:rsidDel="00000000" w:rsidR="00000000" w:rsidRPr="00000000">
        <w:rPr>
          <w:rtl w:val="0"/>
        </w:rPr>
        <w:t xml:space="preserve">The ESAP platform is expected to be operational by 1 January 2026, subject to the adoption of delegated and implementing acts by the European Commission and ESMA. These acts will specify further details on the technical and operational aspects of ESAP, including as part of its Work Programme for 2024 and beyond, as well as in its Data Strategy (2023-2028) (</w:t>
      </w:r>
      <w:hyperlink r:id="rId25">
        <w:r w:rsidDel="00000000" w:rsidR="00000000" w:rsidRPr="00000000">
          <w:rPr>
            <w:color w:val="1155cc"/>
            <w:u w:val="single"/>
            <w:rtl w:val="0"/>
          </w:rPr>
          <w:t xml:space="preserve">PwC</w:t>
        </w:r>
      </w:hyperlink>
      <w:r w:rsidDel="00000000" w:rsidR="00000000" w:rsidRPr="00000000">
        <w:rPr>
          <w:rtl w:val="0"/>
        </w:rPr>
        <w:t xml:space="preserve">).</w:t>
      </w:r>
    </w:p>
    <w:p w:rsidR="00000000" w:rsidDel="00000000" w:rsidP="00000000" w:rsidRDefault="00000000" w:rsidRPr="00000000" w14:paraId="000000A5">
      <w:pPr>
        <w:spacing w:after="240" w:before="240" w:line="360" w:lineRule="auto"/>
        <w:jc w:val="both"/>
        <w:rPr/>
      </w:pPr>
      <w:r w:rsidDel="00000000" w:rsidR="00000000" w:rsidRPr="00000000">
        <w:rPr>
          <w:rtl w:val="0"/>
        </w:rPr>
        <w:t xml:space="preserve">Figure 1. ESAP milestones</w:t>
      </w:r>
    </w:p>
    <w:p w:rsidR="00000000" w:rsidDel="00000000" w:rsidP="00000000" w:rsidRDefault="00000000" w:rsidRPr="00000000" w14:paraId="000000A6">
      <w:pPr>
        <w:spacing w:before="240" w:line="360" w:lineRule="auto"/>
        <w:jc w:val="both"/>
        <w:rPr/>
      </w:pPr>
      <w:sdt>
        <w:sdtPr>
          <w:id w:val="1655308388"/>
          <w:tag w:val="goog_rdk_12"/>
        </w:sdtPr>
        <w:sdtContent>
          <w:commentRangeStart w:id="4"/>
        </w:sdtContent>
      </w:sdt>
      <w:sdt>
        <w:sdtPr>
          <w:id w:val="82212142"/>
          <w:tag w:val="goog_rdk_13"/>
        </w:sdtPr>
        <w:sdtContent>
          <w:commentRangeStart w:id="5"/>
        </w:sdtContent>
      </w:sdt>
      <w:sdt>
        <w:sdtPr>
          <w:id w:val="747130249"/>
          <w:tag w:val="goog_rdk_14"/>
        </w:sdtPr>
        <w:sdtContent>
          <w:commentRangeStart w:id="6"/>
        </w:sdtContent>
      </w:sdt>
      <w:r w:rsidDel="00000000" w:rsidR="00000000" w:rsidRPr="00000000">
        <w:rPr/>
        <w:drawing>
          <wp:inline distB="114300" distT="114300" distL="114300" distR="114300">
            <wp:extent cx="5731200" cy="1143000"/>
            <wp:effectExtent b="0" l="0" r="0" t="0"/>
            <wp:docPr id="2"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731200" cy="1143000"/>
                    </a:xfrm>
                    <a:prstGeom prst="rect"/>
                    <a:ln/>
                  </pic:spPr>
                </pic:pic>
              </a:graphicData>
            </a:graphic>
          </wp:inline>
        </w:drawing>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A7">
      <w:pPr>
        <w:spacing w:after="240" w:line="360" w:lineRule="auto"/>
        <w:jc w:val="both"/>
        <w:rPr>
          <w:i w:val="1"/>
          <w:iCs w:val="1"/>
          <w:sz w:val="18"/>
          <w:szCs w:val="18"/>
        </w:rPr>
      </w:pPr>
      <w:r w:rsidDel="00000000" w:rsidR="00000000" w:rsidRPr="00000000">
        <w:rPr>
          <w:i w:val="1"/>
          <w:iCs w:val="1"/>
          <w:sz w:val="18"/>
          <w:szCs w:val="18"/>
          <w:rtl w:val="0"/>
        </w:rPr>
        <w:t xml:space="preserve">Source: ….</w:t>
      </w:r>
    </w:p>
    <w:p w:rsidR="00000000" w:rsidDel="00000000" w:rsidP="00000000" w:rsidRDefault="00000000" w:rsidRPr="00000000" w14:paraId="000000A8">
      <w:pPr>
        <w:spacing w:after="240" w:before="240" w:line="360" w:lineRule="auto"/>
        <w:jc w:val="both"/>
        <w:rPr/>
      </w:pPr>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druta Mare" w:id="1" w:date="2025-11-30T23:43:31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can we put some examples - at least 1 country that does it.</w:t>
      </w:r>
    </w:p>
  </w:comment>
  <w:comment w:author="Codruta Mare" w:id="0" w:date="2025-11-30T23:43:31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these references in the reference list</w:t>
      </w:r>
    </w:p>
  </w:comment>
  <w:comment w:author="Fulvio Raddi" w:id="4" w:date="2025-05-15T13:16:00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the timeline</w:t>
      </w:r>
    </w:p>
  </w:comment>
  <w:comment w:author="Codruta Mare" w:id="5" w:date="2025-11-30T23:43:31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check to be sure</w:t>
      </w:r>
    </w:p>
  </w:comment>
  <w:comment w:author="Codruta Mare" w:id="6" w:date="2025-11-30T23:43:31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the source</w:t>
      </w:r>
    </w:p>
  </w:comment>
  <w:comment w:author="Karolina Weyna" w:id="3" w:date="2025-11-12T09:22:00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official report - based on this we can readjust to use only eu sources: https://www.esma.europa.eu/sites/default/files/2024-10/JC_2024_74_Final_Report_on_JC_ITS_on_ESAP.pdf</w:t>
      </w:r>
    </w:p>
  </w:comment>
  <w:comment w:author="Codruta Mare" w:id="2" w:date="2025-11-30T23:43:31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add the references of this part in the reference list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9" w15:done="0"/>
  <w15:commentEx w15:paraId="000000AA" w15:done="0"/>
  <w15:commentEx w15:paraId="000000AB" w15:done="0"/>
  <w15:commentEx w15:paraId="000000AC" w15:paraIdParent="000000AB" w15:done="0"/>
  <w15:commentEx w15:paraId="000000AD" w15:paraIdParent="000000AB" w15:done="0"/>
  <w15:commentEx w15:paraId="000000AE" w15:done="0"/>
  <w15:commentEx w15:paraId="000000A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paragraph" w:styleId="CommentText">
    <w:name w:val="annotation text"/>
    <w:basedOn w:val="Normal"/>
    <w:link w:val="CommentTextChar"/>
    <w:uiPriority w:val="99"/>
    <w:unhideWhenUsed w:val="1"/>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val="1"/>
    <w:unhideWhenUsed w:val="1"/>
    <w:rPr>
      <w:sz w:val="16"/>
      <w:szCs w:val="16"/>
    </w:rPr>
  </w:style>
  <w:style w:type="table" w:styleId="TableGrid">
    <w:name w:val="Table Grid"/>
    <w:basedOn w:val="TableNormal"/>
    <w:uiPriority w:val="39"/>
    <w:rsid w:val="00B068F1"/>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ommentSubject">
    <w:name w:val="annotation subject"/>
    <w:basedOn w:val="CommentText"/>
    <w:next w:val="CommentText"/>
    <w:link w:val="CommentSubjectChar"/>
    <w:uiPriority w:val="99"/>
    <w:semiHidden w:val="1"/>
    <w:unhideWhenUsed w:val="1"/>
    <w:rsid w:val="00415CE0"/>
    <w:rPr>
      <w:b w:val="1"/>
      <w:bCs w:val="1"/>
    </w:rPr>
  </w:style>
  <w:style w:type="character" w:styleId="CommentSubjectChar" w:customStyle="1">
    <w:name w:val="Comment Subject Char"/>
    <w:basedOn w:val="CommentTextChar"/>
    <w:link w:val="CommentSubject"/>
    <w:uiPriority w:val="99"/>
    <w:semiHidden w:val="1"/>
    <w:rsid w:val="00415CE0"/>
    <w:rPr>
      <w:b w:val="1"/>
      <w:bCs w:val="1"/>
      <w:sz w:val="20"/>
      <w:szCs w:val="20"/>
    </w:rPr>
  </w:style>
  <w:style w:type="paragraph" w:styleId="Revision">
    <w:name w:val="Revision"/>
    <w:hidden w:val="1"/>
    <w:uiPriority w:val="99"/>
    <w:semiHidden w:val="1"/>
    <w:rsid w:val="009F61B3"/>
    <w:pPr>
      <w:spacing w:line="240" w:lineRule="auto"/>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ourworldindata.org/" TargetMode="External"/><Relationship Id="rId22" Type="http://schemas.openxmlformats.org/officeDocument/2006/relationships/hyperlink" Target="https://www.pwc.ch/en/insights/regulation/update-on-the-esap.html?utm_source=chatgpt.com" TargetMode="External"/><Relationship Id="rId21" Type="http://schemas.openxmlformats.org/officeDocument/2006/relationships/hyperlink" Target="https://ourworldindata.org/" TargetMode="External"/><Relationship Id="rId24" Type="http://schemas.openxmlformats.org/officeDocument/2006/relationships/hyperlink" Target="https://www.greenomy.io/blog/european-single-access-point?utm_source=chatgpt.com" TargetMode="External"/><Relationship Id="rId23" Type="http://schemas.openxmlformats.org/officeDocument/2006/relationships/hyperlink" Target="https://www.european-financial-data-space.com/European_Single_Access_Point_(ESAP).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capco.com/intelligence/capco-intelligence/european-single-access-point?utm_source=chatgpt.com" TargetMode="External"/><Relationship Id="rId26" Type="http://schemas.openxmlformats.org/officeDocument/2006/relationships/image" Target="media/image1.png"/><Relationship Id="rId25" Type="http://schemas.openxmlformats.org/officeDocument/2006/relationships/hyperlink" Target="https://www.pwc.ch/en/insights/regulation/update-on-the-esap.html?utm_source=chatgpt.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yperlink" Target="https://www.xbrl.org/tag/esap/?utm_source=chatgpt.com" TargetMode="External"/><Relationship Id="rId10" Type="http://schemas.openxmlformats.org/officeDocument/2006/relationships/hyperlink" Target="https://www.matheson.com/insights/detail/european-single-access-point--regulation---an-update?utm_source=chatgpt.com" TargetMode="External"/><Relationship Id="rId13" Type="http://schemas.openxmlformats.org/officeDocument/2006/relationships/hyperlink" Target="https://www.herbertsmithfreehills.com/notes/esg/2024-posts/European-Single-Access-Point--what-it-means-for-sustainability-data?utm_source=chatgpt.com" TargetMode="External"/><Relationship Id="rId12" Type="http://schemas.openxmlformats.org/officeDocument/2006/relationships/hyperlink" Target="https://www.securities-services.societegenerale.com/en/insights/views/news/esap-european-single-access-point/?utm_source=chatgpt.com" TargetMode="External"/><Relationship Id="rId15" Type="http://schemas.openxmlformats.org/officeDocument/2006/relationships/hyperlink" Target="https://accountancyeurope.eu/publications/european-single-access-point-esap-what-do-auditors-need-to-know/?utm_source=chatgpt.com" TargetMode="External"/><Relationship Id="rId14" Type="http://schemas.openxmlformats.org/officeDocument/2006/relationships/hyperlink" Target="https://securities.cib.bnpparibas/esap-regulation-european-single-access-point/?utm_source=chatgpt.com" TargetMode="External"/><Relationship Id="rId17" Type="http://schemas.openxmlformats.org/officeDocument/2006/relationships/hyperlink" Target="https://data.ecb.europa.eu/" TargetMode="External"/><Relationship Id="rId16" Type="http://schemas.openxmlformats.org/officeDocument/2006/relationships/hyperlink" Target="https://data.ecb.europa.eu/" TargetMode="External"/><Relationship Id="rId19" Type="http://schemas.openxmlformats.org/officeDocument/2006/relationships/hyperlink" Target="https://fred.stlouisfed.org/" TargetMode="External"/><Relationship Id="rId18" Type="http://schemas.openxmlformats.org/officeDocument/2006/relationships/hyperlink" Target="https://fred.stlouisfe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XRHWC1aAU+lU022EzmL4sqKQxw==">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2025-11-30T22:12:00Z</dcterms:created>
</cp:coreProperties>
</file>